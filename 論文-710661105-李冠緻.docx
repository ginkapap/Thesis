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B7689D" w14:textId="77777777" w:rsidR="00B56968" w:rsidRPr="00082EA0" w:rsidRDefault="00B56968" w:rsidP="00B56968">
      <w:pPr>
        <w:spacing w:beforeLines="50" w:before="120" w:afterLines="50" w:after="120"/>
        <w:jc w:val="center"/>
        <w:rPr>
          <w:rFonts w:ascii="Times New Roman" w:eastAsia="DFKai-SB" w:hAnsi="Times New Roman" w:cs="Times New Roman"/>
          <w:sz w:val="48"/>
          <w:szCs w:val="48"/>
          <w:lang w:eastAsia="zh-TW"/>
        </w:rPr>
      </w:pPr>
      <w:r w:rsidRPr="00082EA0">
        <w:rPr>
          <w:rFonts w:ascii="Times New Roman" w:eastAsia="DFKai-SB" w:hAnsi="Times New Roman" w:cs="Times New Roman"/>
          <w:sz w:val="48"/>
          <w:szCs w:val="48"/>
          <w:lang w:eastAsia="zh-TW"/>
        </w:rPr>
        <w:t>國立臺北大學經濟系</w:t>
      </w:r>
    </w:p>
    <w:p w14:paraId="71350C66" w14:textId="77777777" w:rsidR="00B56968" w:rsidRPr="00082EA0" w:rsidRDefault="00B56968" w:rsidP="00B56968">
      <w:pPr>
        <w:spacing w:beforeLines="50" w:before="120" w:afterLines="50" w:after="120" w:line="720" w:lineRule="auto"/>
        <w:jc w:val="center"/>
        <w:rPr>
          <w:rFonts w:ascii="Times New Roman" w:eastAsia="DFKai-SB" w:hAnsi="Times New Roman" w:cs="Times New Roman"/>
          <w:sz w:val="40"/>
          <w:szCs w:val="40"/>
          <w:lang w:eastAsia="zh-TW"/>
        </w:rPr>
      </w:pPr>
      <w:r w:rsidRPr="00082EA0">
        <w:rPr>
          <w:rFonts w:ascii="Times New Roman" w:eastAsia="DFKai-SB" w:hAnsi="Times New Roman" w:cs="Times New Roman"/>
          <w:sz w:val="40"/>
          <w:szCs w:val="40"/>
          <w:lang w:eastAsia="zh-TW"/>
        </w:rPr>
        <w:t>碩士論文</w:t>
      </w:r>
    </w:p>
    <w:p w14:paraId="1B299C31" w14:textId="58E86F74" w:rsidR="00B56968" w:rsidRPr="00082EA0" w:rsidRDefault="00B56968" w:rsidP="00B56968">
      <w:pPr>
        <w:spacing w:beforeLines="50" w:before="120" w:afterLines="50" w:after="120" w:line="1920" w:lineRule="auto"/>
        <w:jc w:val="center"/>
        <w:rPr>
          <w:rFonts w:ascii="Times New Roman" w:eastAsia="DFKai-SB" w:hAnsi="Times New Roman" w:cs="Times New Roman"/>
          <w:sz w:val="36"/>
          <w:szCs w:val="36"/>
          <w:lang w:eastAsia="zh-TW"/>
        </w:rPr>
      </w:pPr>
      <w:r w:rsidRPr="00082EA0">
        <w:rPr>
          <w:rFonts w:ascii="Times New Roman" w:eastAsia="DFKai-SB" w:hAnsi="Times New Roman" w:cs="Times New Roman"/>
          <w:sz w:val="36"/>
          <w:szCs w:val="36"/>
          <w:lang w:eastAsia="zh-TW"/>
        </w:rPr>
        <w:t>指導教授：</w:t>
      </w:r>
      <w:r w:rsidR="000218CE">
        <w:rPr>
          <w:rFonts w:ascii="Times New Roman" w:eastAsia="DFKai-SB" w:hAnsi="Times New Roman" w:cs="Times New Roman"/>
          <w:sz w:val="36"/>
          <w:szCs w:val="36"/>
          <w:lang w:eastAsia="zh-TW"/>
        </w:rPr>
        <w:t>林茂廷</w:t>
      </w:r>
      <w:r w:rsidRPr="00082EA0">
        <w:rPr>
          <w:rFonts w:ascii="Times New Roman" w:eastAsia="DFKai-SB" w:hAnsi="Times New Roman" w:cs="Times New Roman"/>
          <w:sz w:val="36"/>
          <w:szCs w:val="36"/>
          <w:lang w:eastAsia="zh-TW"/>
        </w:rPr>
        <w:t xml:space="preserve"> </w:t>
      </w:r>
      <w:r w:rsidRPr="00082EA0">
        <w:rPr>
          <w:rFonts w:ascii="Times New Roman" w:eastAsia="DFKai-SB" w:hAnsi="Times New Roman" w:cs="Times New Roman"/>
          <w:sz w:val="36"/>
          <w:szCs w:val="36"/>
          <w:lang w:eastAsia="zh-TW"/>
        </w:rPr>
        <w:t>博士</w:t>
      </w:r>
    </w:p>
    <w:p w14:paraId="355B04C6" w14:textId="6CA514ED" w:rsidR="00C04B6F" w:rsidRDefault="00C04B6F" w:rsidP="00B56968">
      <w:pPr>
        <w:spacing w:line="360" w:lineRule="auto"/>
        <w:jc w:val="center"/>
        <w:rPr>
          <w:rFonts w:ascii="Times New Roman" w:eastAsia="DFKai-SB" w:hAnsi="Times New Roman" w:cs="Times New Roman"/>
          <w:sz w:val="32"/>
          <w:szCs w:val="32"/>
          <w:lang w:eastAsia="zh-TW"/>
        </w:rPr>
      </w:pPr>
      <w:r>
        <w:rPr>
          <w:rFonts w:ascii="Times New Roman" w:eastAsia="DFKai-SB" w:hAnsi="Times New Roman" w:cs="Times New Roman"/>
          <w:sz w:val="32"/>
          <w:szCs w:val="32"/>
          <w:lang w:eastAsia="zh-TW"/>
        </w:rPr>
        <w:t>二一預測</w:t>
      </w:r>
      <w:r>
        <w:rPr>
          <w:rFonts w:ascii="Times New Roman" w:eastAsia="DFKai-SB" w:hAnsi="Times New Roman" w:cs="Times New Roman" w:hint="eastAsia"/>
          <w:sz w:val="32"/>
          <w:szCs w:val="32"/>
          <w:lang w:eastAsia="zh-TW"/>
        </w:rPr>
        <w:t>模型</w:t>
      </w:r>
      <w:r w:rsidR="00DE5379">
        <w:rPr>
          <w:rFonts w:ascii="Times New Roman" w:eastAsia="DFKai-SB" w:hAnsi="Times New Roman" w:cs="Times New Roman"/>
          <w:sz w:val="32"/>
          <w:szCs w:val="32"/>
          <w:lang w:eastAsia="zh-TW"/>
        </w:rPr>
        <w:t>建構</w:t>
      </w:r>
      <w:r w:rsidR="00DE5379">
        <w:rPr>
          <w:rFonts w:ascii="Times New Roman" w:eastAsia="DFKai-SB" w:hAnsi="Times New Roman" w:cs="Times New Roman"/>
          <w:sz w:val="32"/>
          <w:szCs w:val="32"/>
          <w:lang w:eastAsia="zh-TW"/>
        </w:rPr>
        <w:t>-</w:t>
      </w:r>
      <w:r w:rsidR="00DE5379">
        <w:rPr>
          <w:rFonts w:ascii="Times New Roman" w:eastAsia="DFKai-SB" w:hAnsi="Times New Roman" w:cs="Times New Roman"/>
          <w:sz w:val="32"/>
          <w:szCs w:val="32"/>
          <w:lang w:eastAsia="zh-TW"/>
        </w:rPr>
        <w:t>以國立臺北大學</w:t>
      </w:r>
      <w:r w:rsidR="005B7B3F">
        <w:rPr>
          <w:rFonts w:ascii="Times New Roman" w:eastAsia="DFKai-SB" w:hAnsi="Times New Roman" w:cs="Times New Roman"/>
          <w:sz w:val="32"/>
          <w:szCs w:val="32"/>
          <w:lang w:eastAsia="zh-TW"/>
        </w:rPr>
        <w:t>日間部學士班</w:t>
      </w:r>
      <w:r w:rsidR="00DE5379">
        <w:rPr>
          <w:rFonts w:ascii="Times New Roman" w:eastAsia="DFKai-SB" w:hAnsi="Times New Roman" w:cs="Times New Roman"/>
          <w:sz w:val="32"/>
          <w:szCs w:val="32"/>
          <w:lang w:eastAsia="zh-TW"/>
        </w:rPr>
        <w:t>為例</w:t>
      </w:r>
    </w:p>
    <w:p w14:paraId="6221CF20" w14:textId="77777777" w:rsidR="00442C1F" w:rsidRDefault="00442C1F" w:rsidP="00442C1F">
      <w:pPr>
        <w:spacing w:line="360" w:lineRule="auto"/>
        <w:jc w:val="center"/>
        <w:rPr>
          <w:rFonts w:ascii="Times New Roman" w:eastAsia="DFKai-SB" w:hAnsi="Times New Roman" w:cs="Times New Roman"/>
          <w:sz w:val="32"/>
          <w:szCs w:val="32"/>
          <w:lang w:eastAsia="zh-TW"/>
        </w:rPr>
      </w:pPr>
    </w:p>
    <w:p w14:paraId="4613DF0F" w14:textId="77777777" w:rsidR="00442C1F" w:rsidRDefault="00442C1F" w:rsidP="00442C1F">
      <w:pPr>
        <w:spacing w:line="360" w:lineRule="auto"/>
        <w:jc w:val="center"/>
        <w:rPr>
          <w:rFonts w:ascii="Times New Roman" w:eastAsia="DFKai-SB" w:hAnsi="Times New Roman" w:cs="Times New Roman"/>
          <w:sz w:val="32"/>
          <w:szCs w:val="32"/>
          <w:lang w:eastAsia="zh-TW"/>
        </w:rPr>
      </w:pPr>
    </w:p>
    <w:p w14:paraId="03611387" w14:textId="77777777" w:rsidR="00442C1F" w:rsidRDefault="00442C1F" w:rsidP="00442C1F">
      <w:pPr>
        <w:spacing w:line="360" w:lineRule="auto"/>
        <w:jc w:val="center"/>
        <w:rPr>
          <w:rFonts w:ascii="Times New Roman" w:eastAsia="DFKai-SB" w:hAnsi="Times New Roman" w:cs="Times New Roman"/>
          <w:sz w:val="32"/>
          <w:szCs w:val="32"/>
          <w:lang w:eastAsia="zh-TW"/>
        </w:rPr>
      </w:pPr>
    </w:p>
    <w:p w14:paraId="0094906E" w14:textId="34E2813E" w:rsidR="00442C1F" w:rsidRPr="00082EA0" w:rsidRDefault="00442C1F" w:rsidP="00442C1F">
      <w:pPr>
        <w:spacing w:line="360" w:lineRule="auto"/>
        <w:jc w:val="center"/>
        <w:rPr>
          <w:rFonts w:ascii="Times New Roman" w:eastAsia="DFKai-SB" w:hAnsi="Times New Roman" w:cs="Times New Roman"/>
          <w:sz w:val="32"/>
          <w:szCs w:val="32"/>
          <w:lang w:eastAsia="zh-TW"/>
        </w:rPr>
      </w:pPr>
      <w:r w:rsidRPr="00082EA0">
        <w:rPr>
          <w:rFonts w:ascii="Times New Roman" w:eastAsia="DFKai-SB" w:hAnsi="Times New Roman" w:cs="Times New Roman"/>
          <w:sz w:val="32"/>
          <w:szCs w:val="32"/>
          <w:lang w:eastAsia="zh-TW"/>
        </w:rPr>
        <w:t>研究生：</w:t>
      </w:r>
      <w:r w:rsidR="007208C0">
        <w:rPr>
          <w:rFonts w:ascii="Times New Roman" w:eastAsia="DFKai-SB" w:hAnsi="Times New Roman" w:cs="Times New Roman"/>
          <w:sz w:val="32"/>
          <w:szCs w:val="32"/>
          <w:lang w:eastAsia="zh-TW"/>
        </w:rPr>
        <w:t>李冠緻</w:t>
      </w:r>
    </w:p>
    <w:p w14:paraId="2DDA606C" w14:textId="347535E4" w:rsidR="00D161BB" w:rsidRPr="0009087D" w:rsidRDefault="00442C1F" w:rsidP="0009087D">
      <w:pPr>
        <w:jc w:val="center"/>
        <w:rPr>
          <w:rFonts w:ascii="Times New Roman" w:eastAsia="DFKai-SB" w:hAnsi="Times New Roman" w:cs="Times New Roman"/>
          <w:sz w:val="32"/>
          <w:szCs w:val="32"/>
          <w:lang w:eastAsia="zh-TW"/>
        </w:rPr>
        <w:sectPr w:rsidR="00D161BB" w:rsidRPr="0009087D" w:rsidSect="00D161BB">
          <w:headerReference w:type="even" r:id="rId8"/>
          <w:headerReference w:type="default" r:id="rId9"/>
          <w:footerReference w:type="even" r:id="rId10"/>
          <w:footerReference w:type="default" r:id="rId11"/>
          <w:headerReference w:type="first" r:id="rId12"/>
          <w:footerReference w:type="first" r:id="rId13"/>
          <w:pgSz w:w="12240" w:h="15840"/>
          <w:pgMar w:top="720" w:right="720" w:bottom="720" w:left="720" w:header="720" w:footer="720" w:gutter="0"/>
          <w:pgNumType w:start="1"/>
          <w:cols w:space="720"/>
          <w:titlePg/>
          <w:docGrid w:linePitch="326"/>
        </w:sectPr>
      </w:pPr>
      <w:r w:rsidRPr="00082EA0">
        <w:rPr>
          <w:rFonts w:ascii="Times New Roman" w:eastAsia="DFKai-SB" w:hAnsi="Times New Roman" w:cs="Times New Roman"/>
          <w:sz w:val="32"/>
          <w:szCs w:val="32"/>
          <w:lang w:eastAsia="zh-TW"/>
        </w:rPr>
        <w:t>中華民國</w:t>
      </w:r>
      <w:r>
        <w:rPr>
          <w:rFonts w:ascii="Times New Roman" w:eastAsia="DFKai-SB" w:hAnsi="Times New Roman" w:cs="Times New Roman"/>
          <w:sz w:val="32"/>
          <w:szCs w:val="32"/>
          <w:lang w:eastAsia="zh-TW"/>
        </w:rPr>
        <w:t>10</w:t>
      </w:r>
      <w:r>
        <w:rPr>
          <w:rFonts w:ascii="Times New Roman" w:eastAsia="DFKai-SB" w:hAnsi="Times New Roman" w:cs="Times New Roman" w:hint="eastAsia"/>
          <w:sz w:val="32"/>
          <w:szCs w:val="32"/>
          <w:lang w:eastAsia="zh-TW"/>
        </w:rPr>
        <w:t>8</w:t>
      </w:r>
      <w:r>
        <w:rPr>
          <w:rFonts w:ascii="Times New Roman" w:eastAsia="DFKai-SB" w:hAnsi="Times New Roman" w:cs="Times New Roman" w:hint="eastAsia"/>
          <w:sz w:val="32"/>
          <w:szCs w:val="32"/>
          <w:lang w:eastAsia="zh-TW"/>
        </w:rPr>
        <w:t>年</w:t>
      </w:r>
      <w:r w:rsidR="007C4ECF">
        <w:rPr>
          <w:rFonts w:ascii="Times New Roman" w:eastAsia="DFKai-SB" w:hAnsi="Times New Roman" w:cs="Times New Roman" w:hint="eastAsia"/>
          <w:sz w:val="32"/>
          <w:szCs w:val="32"/>
          <w:lang w:eastAsia="zh-TW"/>
        </w:rPr>
        <w:t>7</w:t>
      </w:r>
      <w:r w:rsidR="00E87082">
        <w:rPr>
          <w:rFonts w:ascii="Times New Roman" w:eastAsia="DFKai-SB" w:hAnsi="Times New Roman" w:cs="Times New Roman"/>
          <w:sz w:val="32"/>
          <w:szCs w:val="32"/>
          <w:lang w:eastAsia="zh-TW"/>
        </w:rPr>
        <w:t>月</w:t>
      </w:r>
    </w:p>
    <w:tbl>
      <w:tblPr>
        <w:tblStyle w:val="1"/>
        <w:tblpPr w:leftFromText="180" w:rightFromText="180" w:vertAnchor="page" w:horzAnchor="margin" w:tblpXSpec="center" w:tblpY="1504"/>
        <w:tblW w:w="10469" w:type="dxa"/>
        <w:tblLook w:val="04A0" w:firstRow="1" w:lastRow="0" w:firstColumn="1" w:lastColumn="0" w:noHBand="0" w:noVBand="1"/>
      </w:tblPr>
      <w:tblGrid>
        <w:gridCol w:w="10469"/>
      </w:tblGrid>
      <w:tr w:rsidR="0009087D" w:rsidRPr="00082EA0" w14:paraId="4638A706" w14:textId="77777777" w:rsidTr="001D2B29">
        <w:trPr>
          <w:trHeight w:val="12619"/>
        </w:trPr>
        <w:tc>
          <w:tcPr>
            <w:tcW w:w="10469" w:type="dxa"/>
          </w:tcPr>
          <w:p w14:paraId="33E6BAFC" w14:textId="77777777" w:rsidR="0009087D" w:rsidRDefault="0009087D" w:rsidP="001D2B29">
            <w:pPr>
              <w:spacing w:before="120" w:after="120"/>
              <w:ind w:leftChars="71" w:left="410" w:hangingChars="100" w:hanging="240"/>
              <w:rPr>
                <w:rFonts w:ascii="Times New Roman" w:eastAsia="DFKai-SB" w:hAnsi="Times New Roman" w:cs="Times New Roman"/>
              </w:rPr>
            </w:pPr>
            <w:r w:rsidRPr="00082EA0">
              <w:rPr>
                <w:rFonts w:ascii="Times New Roman" w:eastAsia="DFKai-SB" w:hAnsi="Times New Roman" w:cs="Times New Roman"/>
              </w:rPr>
              <w:lastRenderedPageBreak/>
              <w:t>論文題目：</w:t>
            </w:r>
            <w:r w:rsidRPr="00082EA0">
              <w:rPr>
                <w:rFonts w:ascii="Times New Roman" w:eastAsia="DFKai-SB" w:hAnsi="Times New Roman" w:cs="Times New Roman"/>
              </w:rPr>
              <w:t xml:space="preserve"> </w:t>
            </w:r>
            <w:r>
              <w:rPr>
                <w:rFonts w:ascii="Times New Roman" w:eastAsia="DFKai-SB" w:hAnsi="Times New Roman" w:cs="Times New Roman"/>
              </w:rPr>
              <w:t>二一預測模型建構</w:t>
            </w:r>
            <w:r>
              <w:rPr>
                <w:rFonts w:ascii="Times New Roman" w:eastAsia="DFKai-SB" w:hAnsi="Times New Roman" w:cs="Times New Roman"/>
              </w:rPr>
              <w:t>-</w:t>
            </w:r>
            <w:r>
              <w:rPr>
                <w:rFonts w:ascii="Times New Roman" w:eastAsia="DFKai-SB" w:hAnsi="Times New Roman" w:cs="Times New Roman"/>
              </w:rPr>
              <w:t>以國立臺北大學</w:t>
            </w:r>
            <w:r>
              <w:rPr>
                <w:rFonts w:ascii="Times New Roman" w:eastAsia="DFKai-SB" w:hAnsi="Times New Roman" w:cs="Times New Roman" w:hint="eastAsia"/>
              </w:rPr>
              <w:t>日間部</w:t>
            </w:r>
            <w:r>
              <w:rPr>
                <w:rFonts w:ascii="Times New Roman" w:eastAsia="DFKai-SB" w:hAnsi="Times New Roman" w:cs="Times New Roman"/>
              </w:rPr>
              <w:t>學士班為例</w:t>
            </w:r>
            <w:r w:rsidRPr="00082EA0">
              <w:rPr>
                <w:rFonts w:ascii="Times New Roman" w:eastAsia="DFKai-SB" w:hAnsi="Times New Roman" w:cs="Times New Roman"/>
              </w:rPr>
              <w:t xml:space="preserve">          </w:t>
            </w:r>
            <w:r>
              <w:rPr>
                <w:rFonts w:ascii="Times New Roman" w:eastAsia="DFKai-SB" w:hAnsi="Times New Roman" w:cs="Times New Roman"/>
              </w:rPr>
              <w:t xml:space="preserve">                      </w:t>
            </w:r>
          </w:p>
          <w:p w14:paraId="35A0172F" w14:textId="77777777" w:rsidR="0009087D" w:rsidRPr="00082EA0" w:rsidRDefault="0009087D" w:rsidP="001D2B29">
            <w:pPr>
              <w:spacing w:before="120" w:after="120"/>
              <w:ind w:leftChars="71" w:left="410" w:hangingChars="100" w:hanging="240"/>
              <w:rPr>
                <w:rFonts w:ascii="Times New Roman" w:eastAsia="DFKai-SB" w:hAnsi="Times New Roman" w:cs="Times New Roman"/>
              </w:rPr>
            </w:pPr>
            <w:r w:rsidRPr="00082EA0">
              <w:rPr>
                <w:rFonts w:ascii="Times New Roman" w:eastAsia="DFKai-SB" w:hAnsi="Times New Roman" w:cs="Times New Roman"/>
              </w:rPr>
              <w:t>論文頁數：</w:t>
            </w:r>
            <w:r>
              <w:rPr>
                <w:rFonts w:ascii="Times New Roman" w:eastAsia="DFKai-SB" w:hAnsi="Times New Roman" w:cs="Times New Roman"/>
              </w:rPr>
              <w:t>36</w:t>
            </w:r>
          </w:p>
          <w:p w14:paraId="59A64468" w14:textId="77777777" w:rsidR="0009087D" w:rsidRPr="00082EA0" w:rsidRDefault="0009087D" w:rsidP="001D2B29">
            <w:pPr>
              <w:spacing w:before="190" w:after="190"/>
              <w:ind w:firstLineChars="71" w:firstLine="170"/>
              <w:rPr>
                <w:rFonts w:ascii="Times New Roman" w:eastAsia="DFKai-SB" w:hAnsi="Times New Roman" w:cs="Times New Roman"/>
              </w:rPr>
            </w:pPr>
            <w:r w:rsidRPr="00082EA0">
              <w:rPr>
                <w:rFonts w:ascii="Times New Roman" w:eastAsia="DFKai-SB" w:hAnsi="Times New Roman" w:cs="Times New Roman"/>
              </w:rPr>
              <w:t>所組別：</w:t>
            </w:r>
            <w:r w:rsidRPr="00082EA0">
              <w:rPr>
                <w:rFonts w:ascii="Times New Roman" w:eastAsia="DFKai-SB" w:hAnsi="Times New Roman" w:cs="Times New Roman"/>
              </w:rPr>
              <w:t xml:space="preserve">    </w:t>
            </w:r>
            <w:r w:rsidRPr="00082EA0">
              <w:rPr>
                <w:rFonts w:ascii="Times New Roman" w:eastAsia="DFKai-SB" w:hAnsi="Times New Roman" w:cs="Times New Roman"/>
              </w:rPr>
              <w:t>經濟</w:t>
            </w:r>
            <w:r w:rsidRPr="00082EA0">
              <w:rPr>
                <w:rFonts w:ascii="Times New Roman" w:eastAsia="DFKai-SB" w:hAnsi="Times New Roman" w:cs="Times New Roman"/>
              </w:rPr>
              <w:t xml:space="preserve">      </w:t>
            </w:r>
            <w:r w:rsidRPr="00082EA0">
              <w:rPr>
                <w:rFonts w:ascii="Times New Roman" w:eastAsia="DFKai-SB" w:hAnsi="Times New Roman" w:cs="Times New Roman"/>
              </w:rPr>
              <w:t>系</w:t>
            </w:r>
            <w:r w:rsidRPr="00082EA0">
              <w:rPr>
                <w:rFonts w:ascii="Times New Roman" w:eastAsia="DFKai-SB" w:hAnsi="Times New Roman" w:cs="Times New Roman"/>
              </w:rPr>
              <w:t>(</w:t>
            </w:r>
            <w:r w:rsidRPr="00082EA0">
              <w:rPr>
                <w:rFonts w:ascii="Times New Roman" w:eastAsia="DFKai-SB" w:hAnsi="Times New Roman" w:cs="Times New Roman"/>
              </w:rPr>
              <w:t>所</w:t>
            </w:r>
            <w:r w:rsidRPr="00082EA0">
              <w:rPr>
                <w:rFonts w:ascii="Times New Roman" w:eastAsia="DFKai-SB" w:hAnsi="Times New Roman" w:cs="Times New Roman"/>
              </w:rPr>
              <w:t xml:space="preserve">)             </w:t>
            </w:r>
            <w:r w:rsidRPr="00082EA0">
              <w:rPr>
                <w:rFonts w:ascii="Times New Roman" w:eastAsia="DFKai-SB" w:hAnsi="Times New Roman" w:cs="Times New Roman"/>
              </w:rPr>
              <w:t>學號：</w:t>
            </w:r>
            <w:r w:rsidRPr="00082EA0">
              <w:rPr>
                <w:rFonts w:ascii="Times New Roman" w:eastAsia="DFKai-SB" w:hAnsi="Times New Roman" w:cs="Times New Roman"/>
              </w:rPr>
              <w:t xml:space="preserve"> 710</w:t>
            </w:r>
            <w:r>
              <w:rPr>
                <w:rFonts w:ascii="Times New Roman" w:eastAsia="DFKai-SB" w:hAnsi="Times New Roman" w:cs="Times New Roman"/>
              </w:rPr>
              <w:t>661105</w:t>
            </w:r>
            <w:r w:rsidRPr="00082EA0">
              <w:rPr>
                <w:rFonts w:ascii="Times New Roman" w:eastAsia="DFKai-SB" w:hAnsi="Times New Roman" w:cs="Times New Roman"/>
              </w:rPr>
              <w:t xml:space="preserve"> </w:t>
            </w:r>
          </w:p>
          <w:p w14:paraId="5A9B3DEB" w14:textId="77777777" w:rsidR="0009087D" w:rsidRPr="00082EA0" w:rsidRDefault="0009087D" w:rsidP="001D2B29">
            <w:pPr>
              <w:spacing w:before="190" w:after="190"/>
              <w:ind w:firstLineChars="71" w:firstLine="170"/>
              <w:rPr>
                <w:rFonts w:ascii="Times New Roman" w:eastAsia="DFKai-SB" w:hAnsi="Times New Roman" w:cs="Times New Roman"/>
              </w:rPr>
            </w:pPr>
            <w:r w:rsidRPr="00082EA0">
              <w:rPr>
                <w:rFonts w:ascii="Times New Roman" w:eastAsia="DFKai-SB" w:hAnsi="Times New Roman" w:cs="Times New Roman"/>
              </w:rPr>
              <w:t>研究生：</w:t>
            </w:r>
            <w:r w:rsidRPr="00082EA0">
              <w:rPr>
                <w:rFonts w:ascii="Times New Roman" w:eastAsia="DFKai-SB" w:hAnsi="Times New Roman" w:cs="Times New Roman"/>
              </w:rPr>
              <w:t xml:space="preserve">   </w:t>
            </w:r>
            <w:r>
              <w:rPr>
                <w:rFonts w:ascii="Times New Roman" w:eastAsia="DFKai-SB" w:hAnsi="Times New Roman" w:cs="Times New Roman"/>
              </w:rPr>
              <w:t>李冠緻</w:t>
            </w:r>
            <w:r w:rsidRPr="00082EA0">
              <w:rPr>
                <w:rFonts w:ascii="Times New Roman" w:eastAsia="DFKai-SB" w:hAnsi="Times New Roman" w:cs="Times New Roman"/>
              </w:rPr>
              <w:t xml:space="preserve">             </w:t>
            </w:r>
            <w:r w:rsidRPr="00082EA0">
              <w:rPr>
                <w:rFonts w:ascii="Times New Roman" w:eastAsia="DFKai-SB" w:hAnsi="Times New Roman" w:cs="Times New Roman"/>
              </w:rPr>
              <w:t>指導教授：</w:t>
            </w:r>
            <w:r w:rsidRPr="00082EA0">
              <w:rPr>
                <w:rFonts w:ascii="Times New Roman" w:eastAsia="DFKai-SB" w:hAnsi="Times New Roman" w:cs="Times New Roman"/>
              </w:rPr>
              <w:t xml:space="preserve">    </w:t>
            </w:r>
            <w:r>
              <w:rPr>
                <w:rFonts w:ascii="Times New Roman" w:eastAsia="DFKai-SB" w:hAnsi="Times New Roman" w:cs="Times New Roman"/>
              </w:rPr>
              <w:t>林茂廷</w:t>
            </w:r>
            <w:r w:rsidRPr="00082EA0">
              <w:rPr>
                <w:rFonts w:ascii="Times New Roman" w:eastAsia="DFKai-SB" w:hAnsi="Times New Roman" w:cs="Times New Roman"/>
              </w:rPr>
              <w:t xml:space="preserve"> </w:t>
            </w:r>
            <w:r w:rsidRPr="00082EA0">
              <w:rPr>
                <w:rFonts w:ascii="Times New Roman" w:eastAsia="DFKai-SB" w:hAnsi="Times New Roman" w:cs="Times New Roman"/>
              </w:rPr>
              <w:t>博士</w:t>
            </w:r>
            <w:r w:rsidRPr="00082EA0">
              <w:rPr>
                <w:rFonts w:ascii="Times New Roman" w:eastAsia="DFKai-SB" w:hAnsi="Times New Roman" w:cs="Times New Roman"/>
              </w:rPr>
              <w:t xml:space="preserve">   </w:t>
            </w:r>
          </w:p>
          <w:p w14:paraId="10A34F0B" w14:textId="77777777" w:rsidR="0009087D" w:rsidRDefault="0009087D" w:rsidP="001D2B29">
            <w:pPr>
              <w:spacing w:before="190" w:after="190"/>
              <w:ind w:firstLineChars="71" w:firstLine="170"/>
              <w:rPr>
                <w:rFonts w:ascii="Times New Roman" w:eastAsia="DFKai-SB" w:hAnsi="Times New Roman" w:cs="Times New Roman"/>
              </w:rPr>
            </w:pPr>
            <w:r w:rsidRPr="00082EA0">
              <w:rPr>
                <w:rFonts w:ascii="Times New Roman" w:eastAsia="DFKai-SB" w:hAnsi="Times New Roman" w:cs="Times New Roman"/>
              </w:rPr>
              <w:t>論文題要內容：</w:t>
            </w:r>
          </w:p>
          <w:p w14:paraId="641C1756" w14:textId="77777777" w:rsidR="0009087D" w:rsidRDefault="0009087D" w:rsidP="001D2B29">
            <w:pPr>
              <w:spacing w:before="190" w:after="190" w:line="360" w:lineRule="auto"/>
              <w:rPr>
                <w:rFonts w:ascii="Times New Roman" w:eastAsia="DFKai-SB" w:hAnsi="Times New Roman" w:cs="Times New Roman"/>
              </w:rPr>
            </w:pPr>
            <w:r>
              <w:rPr>
                <w:rFonts w:ascii="Times New Roman" w:eastAsia="DFKai-SB" w:hAnsi="Times New Roman" w:cs="Times New Roman" w:hint="eastAsia"/>
              </w:rPr>
              <w:t xml:space="preserve">   </w:t>
            </w:r>
            <w:r>
              <w:rPr>
                <w:rFonts w:ascii="Times New Roman" w:eastAsia="DFKai-SB" w:hAnsi="Times New Roman" w:cs="Times New Roman"/>
              </w:rPr>
              <w:t>現今國內</w:t>
            </w:r>
            <w:r>
              <w:rPr>
                <w:rFonts w:ascii="Times New Roman" w:eastAsia="DFKai-SB" w:hAnsi="Times New Roman" w:cs="Times New Roman" w:hint="eastAsia"/>
              </w:rPr>
              <w:t>將機器學習應用於</w:t>
            </w:r>
            <w:r>
              <w:rPr>
                <w:rFonts w:ascii="Times New Roman" w:eastAsia="DFKai-SB" w:hAnsi="Times New Roman" w:cs="Times New Roman"/>
              </w:rPr>
              <w:t>學生</w:t>
            </w:r>
            <w:r>
              <w:rPr>
                <w:rFonts w:ascii="Times New Roman" w:eastAsia="DFKai-SB" w:hAnsi="Times New Roman" w:cs="Times New Roman" w:hint="eastAsia"/>
              </w:rPr>
              <w:t>未來是否會被二一</w:t>
            </w:r>
            <w:r>
              <w:rPr>
                <w:rFonts w:ascii="Times New Roman" w:eastAsia="DFKai-SB" w:hAnsi="Times New Roman" w:cs="Times New Roman"/>
              </w:rPr>
              <w:t>的研究較少，將資料探勘應於與教育之中，不僅可</w:t>
            </w:r>
            <w:r>
              <w:rPr>
                <w:rFonts w:ascii="Times New Roman" w:eastAsia="DFKai-SB" w:hAnsi="Times New Roman" w:cs="Times New Roman" w:hint="eastAsia"/>
              </w:rPr>
              <w:t>以</w:t>
            </w:r>
            <w:r>
              <w:rPr>
                <w:rFonts w:ascii="Times New Roman" w:eastAsia="DFKai-SB" w:hAnsi="Times New Roman" w:cs="Times New Roman"/>
              </w:rPr>
              <w:t>儘早發現學生的問題並給予協助，也可以知道何種因素</w:t>
            </w:r>
            <w:r>
              <w:rPr>
                <w:rFonts w:ascii="Times New Roman" w:eastAsia="DFKai-SB" w:hAnsi="Times New Roman" w:cs="Times New Roman" w:hint="eastAsia"/>
              </w:rPr>
              <w:t>是</w:t>
            </w:r>
            <w:r>
              <w:rPr>
                <w:rFonts w:ascii="Times New Roman" w:eastAsia="DFKai-SB" w:hAnsi="Times New Roman" w:cs="Times New Roman"/>
              </w:rPr>
              <w:t>影響學生日後被二一的關鍵。本文分別利用了，羅吉斯迴歸、隨機森林、支持向量機以及類神經網路模型，針對學生未來是否會被二一進行預測</w:t>
            </w:r>
            <w:r>
              <w:rPr>
                <w:rFonts w:ascii="Times New Roman" w:eastAsia="DFKai-SB" w:hAnsi="Times New Roman" w:cs="Times New Roman" w:hint="eastAsia"/>
              </w:rPr>
              <w:t>。</w:t>
            </w:r>
            <w:r>
              <w:rPr>
                <w:rFonts w:ascii="Times New Roman" w:eastAsia="DFKai-SB" w:hAnsi="Times New Roman" w:cs="Times New Roman"/>
              </w:rPr>
              <w:t>結果顯示隨機森林表現最為良好，其二一學生捕捉率（召回率）高達</w:t>
            </w:r>
            <w:r>
              <w:rPr>
                <w:rFonts w:ascii="Times New Roman" w:eastAsia="DFKai-SB" w:hAnsi="Times New Roman" w:cs="Times New Roman"/>
              </w:rPr>
              <w:t>81%</w:t>
            </w:r>
            <w:r>
              <w:rPr>
                <w:rFonts w:ascii="Times New Roman" w:eastAsia="DFKai-SB" w:hAnsi="Times New Roman" w:cs="Times New Roman" w:hint="eastAsia"/>
              </w:rPr>
              <w:t>。經過</w:t>
            </w:r>
            <w:r>
              <w:rPr>
                <w:rFonts w:ascii="Times New Roman" w:eastAsia="DFKai-SB" w:hAnsi="Times New Roman" w:cs="Times New Roman"/>
              </w:rPr>
              <w:t>變數的</w:t>
            </w:r>
            <w:r>
              <w:rPr>
                <w:rFonts w:ascii="Times New Roman" w:eastAsia="DFKai-SB" w:hAnsi="Times New Roman" w:cs="Times New Roman" w:hint="eastAsia"/>
              </w:rPr>
              <w:t>重要性</w:t>
            </w:r>
            <w:r>
              <w:rPr>
                <w:rFonts w:ascii="Times New Roman" w:eastAsia="DFKai-SB" w:hAnsi="Times New Roman" w:cs="Times New Roman"/>
              </w:rPr>
              <w:t>衡量，得知</w:t>
            </w:r>
            <w:r>
              <w:rPr>
                <w:rFonts w:ascii="Times New Roman" w:eastAsia="DFKai-SB" w:hAnsi="Times New Roman" w:cs="Times New Roman" w:hint="eastAsia"/>
              </w:rPr>
              <w:t>決定</w:t>
            </w:r>
            <w:r>
              <w:rPr>
                <w:rFonts w:ascii="Times New Roman" w:eastAsia="DFKai-SB" w:hAnsi="Times New Roman" w:cs="Times New Roman"/>
              </w:rPr>
              <w:t>學生未來是否會被二一，最</w:t>
            </w:r>
            <w:r>
              <w:rPr>
                <w:rFonts w:ascii="Times New Roman" w:eastAsia="DFKai-SB" w:hAnsi="Times New Roman" w:cs="Times New Roman" w:hint="eastAsia"/>
              </w:rPr>
              <w:t>主</w:t>
            </w:r>
            <w:r>
              <w:rPr>
                <w:rFonts w:ascii="Times New Roman" w:eastAsia="DFKai-SB" w:hAnsi="Times New Roman" w:cs="Times New Roman"/>
              </w:rPr>
              <w:t>要的</w:t>
            </w:r>
            <w:r>
              <w:rPr>
                <w:rFonts w:ascii="Times New Roman" w:eastAsia="DFKai-SB" w:hAnsi="Times New Roman" w:cs="Times New Roman" w:hint="eastAsia"/>
              </w:rPr>
              <w:t>關鍵</w:t>
            </w:r>
            <w:r>
              <w:rPr>
                <w:rFonts w:ascii="Times New Roman" w:eastAsia="DFKai-SB" w:hAnsi="Times New Roman" w:cs="Times New Roman"/>
              </w:rPr>
              <w:t>為累積專業排名</w:t>
            </w:r>
            <w:r>
              <w:rPr>
                <w:rFonts w:ascii="Times New Roman" w:eastAsia="DFKai-SB" w:hAnsi="Times New Roman" w:cs="Times New Roman" w:hint="eastAsia"/>
              </w:rPr>
              <w:t>。</w:t>
            </w:r>
            <w:r>
              <w:rPr>
                <w:rFonts w:ascii="Times New Roman" w:eastAsia="DFKai-SB" w:hAnsi="Times New Roman" w:cs="Times New Roman"/>
              </w:rPr>
              <w:t>代表學生專業科目上的學習狀況對於學生日後是</w:t>
            </w:r>
            <w:r>
              <w:rPr>
                <w:rFonts w:ascii="Times New Roman" w:eastAsia="DFKai-SB" w:hAnsi="Times New Roman" w:cs="Times New Roman" w:hint="eastAsia"/>
              </w:rPr>
              <w:t>否</w:t>
            </w:r>
            <w:r>
              <w:rPr>
                <w:rFonts w:ascii="Times New Roman" w:eastAsia="DFKai-SB" w:hAnsi="Times New Roman" w:cs="Times New Roman"/>
              </w:rPr>
              <w:t>會產生二一狀況的影響最為嚴重，故校方可以針對未來預測為被二一的學生，</w:t>
            </w:r>
            <w:r>
              <w:rPr>
                <w:rFonts w:ascii="Times New Roman" w:eastAsia="DFKai-SB" w:hAnsi="Times New Roman" w:cs="Times New Roman" w:hint="eastAsia"/>
              </w:rPr>
              <w:t>加強</w:t>
            </w:r>
            <w:r>
              <w:rPr>
                <w:rFonts w:ascii="Times New Roman" w:eastAsia="DFKai-SB" w:hAnsi="Times New Roman" w:cs="Times New Roman"/>
              </w:rPr>
              <w:t>學生於專業必修科目上的學業表現。</w:t>
            </w:r>
          </w:p>
          <w:p w14:paraId="24B81CE1" w14:textId="77777777" w:rsidR="0009087D" w:rsidRPr="00082EA0" w:rsidRDefault="0009087D" w:rsidP="001D2B29">
            <w:pPr>
              <w:jc w:val="both"/>
              <w:rPr>
                <w:rFonts w:ascii="Times New Roman" w:eastAsia="DFKai-SB" w:hAnsi="Times New Roman" w:cs="Times New Roman"/>
              </w:rPr>
            </w:pPr>
            <w:r>
              <w:rPr>
                <w:rFonts w:ascii="Times New Roman" w:eastAsia="DFKai-SB" w:hAnsi="Times New Roman" w:cs="Times New Roman" w:hint="eastAsia"/>
              </w:rPr>
              <w:t xml:space="preserve">   </w:t>
            </w:r>
            <w:r>
              <w:rPr>
                <w:rFonts w:ascii="Times New Roman" w:eastAsia="DFKai-SB" w:hAnsi="Times New Roman" w:cs="Times New Roman"/>
              </w:rPr>
              <w:t>英文摘要：</w:t>
            </w:r>
          </w:p>
        </w:tc>
      </w:tr>
    </w:tbl>
    <w:p w14:paraId="0DED683D" w14:textId="77777777" w:rsidR="00193D6A" w:rsidRPr="00FD6110" w:rsidRDefault="00193D6A">
      <w:pPr>
        <w:rPr>
          <w:rFonts w:ascii="DFKai-SB" w:eastAsia="DFKai-SB" w:hAnsi="DFKai-SB"/>
          <w:lang w:eastAsia="zh-TW"/>
        </w:rPr>
        <w:sectPr w:rsidR="00193D6A" w:rsidRPr="00FD6110" w:rsidSect="00D161BB">
          <w:pgSz w:w="12240" w:h="15840"/>
          <w:pgMar w:top="720" w:right="720" w:bottom="720" w:left="720" w:header="720" w:footer="720" w:gutter="0"/>
          <w:pgNumType w:start="1"/>
          <w:cols w:space="720"/>
          <w:titlePg/>
          <w:docGrid w:linePitch="326"/>
        </w:sectPr>
      </w:pPr>
    </w:p>
    <w:bookmarkStart w:id="0" w:name="_Toc14374316" w:displacedByCustomXml="next"/>
    <w:sdt>
      <w:sdtPr>
        <w:rPr>
          <w:rFonts w:ascii="DFKai-SB" w:eastAsia="DFKai-SB" w:hAnsi="DFKai-SB" w:cstheme="minorBidi"/>
          <w:color w:val="auto"/>
          <w:sz w:val="24"/>
          <w:szCs w:val="24"/>
          <w:lang w:val="zh-TW"/>
        </w:rPr>
        <w:id w:val="562912182"/>
        <w:docPartObj>
          <w:docPartGallery w:val="Table of Contents"/>
          <w:docPartUnique/>
        </w:docPartObj>
      </w:sdtPr>
      <w:sdtEndPr>
        <w:rPr>
          <w:b/>
          <w:bCs/>
          <w:noProof/>
          <w:lang w:val="en-US"/>
        </w:rPr>
      </w:sdtEndPr>
      <w:sdtContent>
        <w:p w14:paraId="31FC143E" w14:textId="66F87CDC" w:rsidR="001C40C4" w:rsidRPr="00FD6110" w:rsidRDefault="001C40C4" w:rsidP="00855230">
          <w:pPr>
            <w:pStyle w:val="TOCHeading"/>
            <w:outlineLvl w:val="0"/>
            <w:rPr>
              <w:rFonts w:ascii="DFKai-SB" w:eastAsia="DFKai-SB" w:hAnsi="DFKai-SB"/>
            </w:rPr>
          </w:pPr>
          <w:proofErr w:type="spellStart"/>
          <w:r w:rsidRPr="00FD6110">
            <w:rPr>
              <w:rFonts w:ascii="DFKai-SB" w:eastAsia="DFKai-SB" w:hAnsi="DFKai-SB"/>
              <w:lang w:val="zh-TW"/>
            </w:rPr>
            <w:t>目錄</w:t>
          </w:r>
          <w:bookmarkEnd w:id="0"/>
          <w:proofErr w:type="spellEnd"/>
        </w:p>
        <w:p w14:paraId="57C4A2BC" w14:textId="77777777" w:rsidR="003404BF" w:rsidRDefault="001C40C4">
          <w:pPr>
            <w:pStyle w:val="TOC1"/>
            <w:tabs>
              <w:tab w:val="right" w:pos="8630"/>
            </w:tabs>
            <w:rPr>
              <w:b w:val="0"/>
              <w:noProof/>
              <w:kern w:val="2"/>
              <w:sz w:val="24"/>
              <w:szCs w:val="24"/>
              <w:lang w:eastAsia="zh-TW"/>
            </w:rPr>
          </w:pPr>
          <w:r w:rsidRPr="00FD6110">
            <w:rPr>
              <w:rFonts w:ascii="DFKai-SB" w:eastAsia="DFKai-SB" w:hAnsi="DFKai-SB"/>
              <w:b w:val="0"/>
            </w:rPr>
            <w:fldChar w:fldCharType="begin"/>
          </w:r>
          <w:r w:rsidRPr="00FD6110">
            <w:rPr>
              <w:rFonts w:ascii="DFKai-SB" w:eastAsia="DFKai-SB" w:hAnsi="DFKai-SB"/>
            </w:rPr>
            <w:instrText>TOC \o "1-3" \h \z \u</w:instrText>
          </w:r>
          <w:r w:rsidRPr="00FD6110">
            <w:rPr>
              <w:rFonts w:ascii="DFKai-SB" w:eastAsia="DFKai-SB" w:hAnsi="DFKai-SB"/>
              <w:b w:val="0"/>
            </w:rPr>
            <w:fldChar w:fldCharType="separate"/>
          </w:r>
          <w:hyperlink w:anchor="_Toc14374316" w:history="1">
            <w:r w:rsidR="003404BF" w:rsidRPr="00C801E0">
              <w:rPr>
                <w:rStyle w:val="Hyperlink"/>
                <w:rFonts w:ascii="DFKai-SB" w:eastAsia="DFKai-SB" w:hAnsi="DFKai-SB" w:hint="eastAsia"/>
                <w:noProof/>
                <w:lang w:val="zh-TW"/>
              </w:rPr>
              <w:t>目錄</w:t>
            </w:r>
            <w:r w:rsidR="003404BF">
              <w:rPr>
                <w:noProof/>
                <w:webHidden/>
              </w:rPr>
              <w:tab/>
            </w:r>
            <w:r w:rsidR="003404BF">
              <w:rPr>
                <w:noProof/>
                <w:webHidden/>
              </w:rPr>
              <w:fldChar w:fldCharType="begin"/>
            </w:r>
            <w:r w:rsidR="003404BF">
              <w:rPr>
                <w:noProof/>
                <w:webHidden/>
              </w:rPr>
              <w:instrText xml:space="preserve"> PAGEREF _Toc14374316 \h </w:instrText>
            </w:r>
            <w:r w:rsidR="003404BF">
              <w:rPr>
                <w:noProof/>
                <w:webHidden/>
              </w:rPr>
            </w:r>
            <w:r w:rsidR="003404BF">
              <w:rPr>
                <w:noProof/>
                <w:webHidden/>
              </w:rPr>
              <w:fldChar w:fldCharType="separate"/>
            </w:r>
            <w:r w:rsidR="00E87082">
              <w:rPr>
                <w:noProof/>
                <w:webHidden/>
              </w:rPr>
              <w:t>1</w:t>
            </w:r>
            <w:r w:rsidR="003404BF">
              <w:rPr>
                <w:noProof/>
                <w:webHidden/>
              </w:rPr>
              <w:fldChar w:fldCharType="end"/>
            </w:r>
          </w:hyperlink>
        </w:p>
        <w:p w14:paraId="2DA3E30F" w14:textId="77777777" w:rsidR="003404BF" w:rsidRDefault="001D2B29">
          <w:pPr>
            <w:pStyle w:val="TOC1"/>
            <w:tabs>
              <w:tab w:val="right" w:pos="8630"/>
            </w:tabs>
            <w:rPr>
              <w:b w:val="0"/>
              <w:noProof/>
              <w:kern w:val="2"/>
              <w:sz w:val="24"/>
              <w:szCs w:val="24"/>
              <w:lang w:eastAsia="zh-TW"/>
            </w:rPr>
          </w:pPr>
          <w:hyperlink w:anchor="_Toc14374317" w:history="1">
            <w:r w:rsidR="003404BF" w:rsidRPr="00C801E0">
              <w:rPr>
                <w:rStyle w:val="Hyperlink"/>
                <w:rFonts w:ascii="DFKai-SB" w:eastAsia="DFKai-SB" w:hAnsi="DFKai-SB" w:cstheme="majorBidi" w:hint="eastAsia"/>
                <w:noProof/>
                <w:lang w:val="zh-TW"/>
              </w:rPr>
              <w:t>圖目錄</w:t>
            </w:r>
            <w:r w:rsidR="003404BF">
              <w:rPr>
                <w:noProof/>
                <w:webHidden/>
              </w:rPr>
              <w:tab/>
            </w:r>
            <w:r w:rsidR="003404BF">
              <w:rPr>
                <w:noProof/>
                <w:webHidden/>
              </w:rPr>
              <w:fldChar w:fldCharType="begin"/>
            </w:r>
            <w:r w:rsidR="003404BF">
              <w:rPr>
                <w:noProof/>
                <w:webHidden/>
              </w:rPr>
              <w:instrText xml:space="preserve"> PAGEREF _Toc14374317 \h </w:instrText>
            </w:r>
            <w:r w:rsidR="003404BF">
              <w:rPr>
                <w:noProof/>
                <w:webHidden/>
              </w:rPr>
            </w:r>
            <w:r w:rsidR="003404BF">
              <w:rPr>
                <w:noProof/>
                <w:webHidden/>
              </w:rPr>
              <w:fldChar w:fldCharType="separate"/>
            </w:r>
            <w:r w:rsidR="00E87082">
              <w:rPr>
                <w:noProof/>
                <w:webHidden/>
              </w:rPr>
              <w:t>2</w:t>
            </w:r>
            <w:r w:rsidR="003404BF">
              <w:rPr>
                <w:noProof/>
                <w:webHidden/>
              </w:rPr>
              <w:fldChar w:fldCharType="end"/>
            </w:r>
          </w:hyperlink>
        </w:p>
        <w:p w14:paraId="034A8B59" w14:textId="77777777" w:rsidR="003404BF" w:rsidRDefault="001D2B29">
          <w:pPr>
            <w:pStyle w:val="TOC1"/>
            <w:tabs>
              <w:tab w:val="right" w:pos="8630"/>
            </w:tabs>
            <w:rPr>
              <w:b w:val="0"/>
              <w:noProof/>
              <w:kern w:val="2"/>
              <w:sz w:val="24"/>
              <w:szCs w:val="24"/>
              <w:lang w:eastAsia="zh-TW"/>
            </w:rPr>
          </w:pPr>
          <w:hyperlink w:anchor="_Toc14374318" w:history="1">
            <w:r w:rsidR="003404BF" w:rsidRPr="00C801E0">
              <w:rPr>
                <w:rStyle w:val="Hyperlink"/>
                <w:rFonts w:ascii="DFKai-SB" w:eastAsia="DFKai-SB" w:hAnsi="DFKai-SB" w:cstheme="majorBidi" w:hint="eastAsia"/>
                <w:noProof/>
                <w:lang w:val="zh-TW" w:eastAsia="zh-TW"/>
              </w:rPr>
              <w:t>表</w:t>
            </w:r>
            <w:r w:rsidR="003404BF" w:rsidRPr="00C801E0">
              <w:rPr>
                <w:rStyle w:val="Hyperlink"/>
                <w:rFonts w:ascii="DFKai-SB" w:eastAsia="DFKai-SB" w:hAnsi="DFKai-SB" w:cstheme="majorBidi" w:hint="eastAsia"/>
                <w:noProof/>
                <w:lang w:val="zh-TW"/>
              </w:rPr>
              <w:t>目錄</w:t>
            </w:r>
            <w:r w:rsidR="003404BF">
              <w:rPr>
                <w:noProof/>
                <w:webHidden/>
              </w:rPr>
              <w:tab/>
            </w:r>
            <w:r w:rsidR="003404BF">
              <w:rPr>
                <w:noProof/>
                <w:webHidden/>
              </w:rPr>
              <w:fldChar w:fldCharType="begin"/>
            </w:r>
            <w:r w:rsidR="003404BF">
              <w:rPr>
                <w:noProof/>
                <w:webHidden/>
              </w:rPr>
              <w:instrText xml:space="preserve"> PAGEREF _Toc14374318 \h </w:instrText>
            </w:r>
            <w:r w:rsidR="003404BF">
              <w:rPr>
                <w:noProof/>
                <w:webHidden/>
              </w:rPr>
            </w:r>
            <w:r w:rsidR="003404BF">
              <w:rPr>
                <w:noProof/>
                <w:webHidden/>
              </w:rPr>
              <w:fldChar w:fldCharType="separate"/>
            </w:r>
            <w:r w:rsidR="00E87082">
              <w:rPr>
                <w:noProof/>
                <w:webHidden/>
              </w:rPr>
              <w:t>2</w:t>
            </w:r>
            <w:r w:rsidR="003404BF">
              <w:rPr>
                <w:noProof/>
                <w:webHidden/>
              </w:rPr>
              <w:fldChar w:fldCharType="end"/>
            </w:r>
          </w:hyperlink>
        </w:p>
        <w:p w14:paraId="5DD08117" w14:textId="77777777" w:rsidR="003404BF" w:rsidRDefault="001D2B29">
          <w:pPr>
            <w:pStyle w:val="TOC1"/>
            <w:tabs>
              <w:tab w:val="right" w:pos="8630"/>
            </w:tabs>
            <w:rPr>
              <w:b w:val="0"/>
              <w:noProof/>
              <w:kern w:val="2"/>
              <w:sz w:val="24"/>
              <w:szCs w:val="24"/>
              <w:lang w:eastAsia="zh-TW"/>
            </w:rPr>
          </w:pPr>
          <w:hyperlink w:anchor="_Toc14374319" w:history="1">
            <w:r w:rsidR="003404BF" w:rsidRPr="00C801E0">
              <w:rPr>
                <w:rStyle w:val="Hyperlink"/>
                <w:rFonts w:ascii="DFKai-SB" w:eastAsia="DFKai-SB" w:hAnsi="DFKai-SB" w:hint="eastAsia"/>
                <w:noProof/>
              </w:rPr>
              <w:t>第一章 緒論</w:t>
            </w:r>
            <w:r w:rsidR="003404BF">
              <w:rPr>
                <w:noProof/>
                <w:webHidden/>
              </w:rPr>
              <w:tab/>
            </w:r>
            <w:r w:rsidR="003404BF">
              <w:rPr>
                <w:noProof/>
                <w:webHidden/>
              </w:rPr>
              <w:fldChar w:fldCharType="begin"/>
            </w:r>
            <w:r w:rsidR="003404BF">
              <w:rPr>
                <w:noProof/>
                <w:webHidden/>
              </w:rPr>
              <w:instrText xml:space="preserve"> PAGEREF _Toc14374319 \h </w:instrText>
            </w:r>
            <w:r w:rsidR="003404BF">
              <w:rPr>
                <w:noProof/>
                <w:webHidden/>
              </w:rPr>
            </w:r>
            <w:r w:rsidR="003404BF">
              <w:rPr>
                <w:noProof/>
                <w:webHidden/>
              </w:rPr>
              <w:fldChar w:fldCharType="separate"/>
            </w:r>
            <w:r w:rsidR="00E87082">
              <w:rPr>
                <w:noProof/>
                <w:webHidden/>
              </w:rPr>
              <w:t>3</w:t>
            </w:r>
            <w:r w:rsidR="003404BF">
              <w:rPr>
                <w:noProof/>
                <w:webHidden/>
              </w:rPr>
              <w:fldChar w:fldCharType="end"/>
            </w:r>
          </w:hyperlink>
        </w:p>
        <w:p w14:paraId="22F52C32" w14:textId="77777777" w:rsidR="003404BF" w:rsidRDefault="001D2B29">
          <w:pPr>
            <w:pStyle w:val="TOC2"/>
            <w:tabs>
              <w:tab w:val="right" w:pos="8630"/>
            </w:tabs>
            <w:rPr>
              <w:i w:val="0"/>
              <w:noProof/>
              <w:kern w:val="2"/>
              <w:sz w:val="24"/>
              <w:szCs w:val="24"/>
              <w:lang w:eastAsia="zh-TW"/>
            </w:rPr>
          </w:pPr>
          <w:hyperlink w:anchor="_Toc14374320" w:history="1">
            <w:r w:rsidR="003404BF" w:rsidRPr="00C801E0">
              <w:rPr>
                <w:rStyle w:val="Hyperlink"/>
                <w:rFonts w:ascii="DFKai-SB" w:eastAsia="DFKai-SB" w:hAnsi="DFKai-SB" w:hint="eastAsia"/>
                <w:noProof/>
              </w:rPr>
              <w:t>第一節 研究背景</w:t>
            </w:r>
            <w:r w:rsidR="003404BF">
              <w:rPr>
                <w:noProof/>
                <w:webHidden/>
              </w:rPr>
              <w:tab/>
            </w:r>
            <w:r w:rsidR="003404BF">
              <w:rPr>
                <w:noProof/>
                <w:webHidden/>
              </w:rPr>
              <w:fldChar w:fldCharType="begin"/>
            </w:r>
            <w:r w:rsidR="003404BF">
              <w:rPr>
                <w:noProof/>
                <w:webHidden/>
              </w:rPr>
              <w:instrText xml:space="preserve"> PAGEREF _Toc14374320 \h </w:instrText>
            </w:r>
            <w:r w:rsidR="003404BF">
              <w:rPr>
                <w:noProof/>
                <w:webHidden/>
              </w:rPr>
            </w:r>
            <w:r w:rsidR="003404BF">
              <w:rPr>
                <w:noProof/>
                <w:webHidden/>
              </w:rPr>
              <w:fldChar w:fldCharType="separate"/>
            </w:r>
            <w:r w:rsidR="00E87082">
              <w:rPr>
                <w:noProof/>
                <w:webHidden/>
              </w:rPr>
              <w:t>3</w:t>
            </w:r>
            <w:r w:rsidR="003404BF">
              <w:rPr>
                <w:noProof/>
                <w:webHidden/>
              </w:rPr>
              <w:fldChar w:fldCharType="end"/>
            </w:r>
          </w:hyperlink>
        </w:p>
        <w:p w14:paraId="32AD46AB" w14:textId="77777777" w:rsidR="003404BF" w:rsidRDefault="001D2B29">
          <w:pPr>
            <w:pStyle w:val="TOC2"/>
            <w:tabs>
              <w:tab w:val="right" w:pos="8630"/>
            </w:tabs>
            <w:rPr>
              <w:i w:val="0"/>
              <w:noProof/>
              <w:kern w:val="2"/>
              <w:sz w:val="24"/>
              <w:szCs w:val="24"/>
              <w:lang w:eastAsia="zh-TW"/>
            </w:rPr>
          </w:pPr>
          <w:hyperlink w:anchor="_Toc14374321" w:history="1">
            <w:r w:rsidR="003404BF" w:rsidRPr="00C801E0">
              <w:rPr>
                <w:rStyle w:val="Hyperlink"/>
                <w:rFonts w:ascii="DFKai-SB" w:eastAsia="DFKai-SB" w:hAnsi="DFKai-SB" w:hint="eastAsia"/>
                <w:noProof/>
              </w:rPr>
              <w:t>第二節 研究動機與文獻回顧</w:t>
            </w:r>
            <w:r w:rsidR="003404BF">
              <w:rPr>
                <w:noProof/>
                <w:webHidden/>
              </w:rPr>
              <w:tab/>
            </w:r>
            <w:r w:rsidR="003404BF">
              <w:rPr>
                <w:noProof/>
                <w:webHidden/>
              </w:rPr>
              <w:fldChar w:fldCharType="begin"/>
            </w:r>
            <w:r w:rsidR="003404BF">
              <w:rPr>
                <w:noProof/>
                <w:webHidden/>
              </w:rPr>
              <w:instrText xml:space="preserve"> PAGEREF _Toc14374321 \h </w:instrText>
            </w:r>
            <w:r w:rsidR="003404BF">
              <w:rPr>
                <w:noProof/>
                <w:webHidden/>
              </w:rPr>
            </w:r>
            <w:r w:rsidR="003404BF">
              <w:rPr>
                <w:noProof/>
                <w:webHidden/>
              </w:rPr>
              <w:fldChar w:fldCharType="separate"/>
            </w:r>
            <w:r w:rsidR="00E87082">
              <w:rPr>
                <w:noProof/>
                <w:webHidden/>
              </w:rPr>
              <w:t>3</w:t>
            </w:r>
            <w:r w:rsidR="003404BF">
              <w:rPr>
                <w:noProof/>
                <w:webHidden/>
              </w:rPr>
              <w:fldChar w:fldCharType="end"/>
            </w:r>
          </w:hyperlink>
        </w:p>
        <w:p w14:paraId="3C7CD30E" w14:textId="77777777" w:rsidR="003404BF" w:rsidRDefault="001D2B29">
          <w:pPr>
            <w:pStyle w:val="TOC3"/>
            <w:tabs>
              <w:tab w:val="right" w:pos="8630"/>
            </w:tabs>
            <w:rPr>
              <w:noProof/>
              <w:kern w:val="2"/>
              <w:sz w:val="24"/>
              <w:szCs w:val="24"/>
              <w:lang w:eastAsia="zh-TW"/>
            </w:rPr>
          </w:pPr>
          <w:hyperlink w:anchor="_Toc14374322" w:history="1">
            <w:r w:rsidR="003404BF" w:rsidRPr="00C801E0">
              <w:rPr>
                <w:rStyle w:val="Hyperlink"/>
                <w:rFonts w:ascii="DFKai-SB" w:eastAsia="DFKai-SB" w:hAnsi="DFKai-SB" w:hint="eastAsia"/>
                <w:noProof/>
              </w:rPr>
              <w:t>第一項 研究動機</w:t>
            </w:r>
            <w:r w:rsidR="003404BF">
              <w:rPr>
                <w:noProof/>
                <w:webHidden/>
              </w:rPr>
              <w:tab/>
            </w:r>
            <w:r w:rsidR="003404BF">
              <w:rPr>
                <w:noProof/>
                <w:webHidden/>
              </w:rPr>
              <w:fldChar w:fldCharType="begin"/>
            </w:r>
            <w:r w:rsidR="003404BF">
              <w:rPr>
                <w:noProof/>
                <w:webHidden/>
              </w:rPr>
              <w:instrText xml:space="preserve"> PAGEREF _Toc14374322 \h </w:instrText>
            </w:r>
            <w:r w:rsidR="003404BF">
              <w:rPr>
                <w:noProof/>
                <w:webHidden/>
              </w:rPr>
            </w:r>
            <w:r w:rsidR="003404BF">
              <w:rPr>
                <w:noProof/>
                <w:webHidden/>
              </w:rPr>
              <w:fldChar w:fldCharType="separate"/>
            </w:r>
            <w:r w:rsidR="00E87082">
              <w:rPr>
                <w:noProof/>
                <w:webHidden/>
              </w:rPr>
              <w:t>3</w:t>
            </w:r>
            <w:r w:rsidR="003404BF">
              <w:rPr>
                <w:noProof/>
                <w:webHidden/>
              </w:rPr>
              <w:fldChar w:fldCharType="end"/>
            </w:r>
          </w:hyperlink>
        </w:p>
        <w:p w14:paraId="1BB99E20" w14:textId="77777777" w:rsidR="003404BF" w:rsidRDefault="001D2B29">
          <w:pPr>
            <w:pStyle w:val="TOC3"/>
            <w:tabs>
              <w:tab w:val="right" w:pos="8630"/>
            </w:tabs>
            <w:rPr>
              <w:noProof/>
              <w:kern w:val="2"/>
              <w:sz w:val="24"/>
              <w:szCs w:val="24"/>
              <w:lang w:eastAsia="zh-TW"/>
            </w:rPr>
          </w:pPr>
          <w:hyperlink w:anchor="_Toc14374323" w:history="1">
            <w:r w:rsidR="003404BF" w:rsidRPr="00C801E0">
              <w:rPr>
                <w:rStyle w:val="Hyperlink"/>
                <w:rFonts w:ascii="DFKai-SB" w:eastAsia="DFKai-SB" w:hAnsi="DFKai-SB" w:hint="eastAsia"/>
                <w:noProof/>
              </w:rPr>
              <w:t>第二項 機器學習的應用</w:t>
            </w:r>
            <w:r w:rsidR="003404BF">
              <w:rPr>
                <w:noProof/>
                <w:webHidden/>
              </w:rPr>
              <w:tab/>
            </w:r>
            <w:r w:rsidR="003404BF">
              <w:rPr>
                <w:noProof/>
                <w:webHidden/>
              </w:rPr>
              <w:fldChar w:fldCharType="begin"/>
            </w:r>
            <w:r w:rsidR="003404BF">
              <w:rPr>
                <w:noProof/>
                <w:webHidden/>
              </w:rPr>
              <w:instrText xml:space="preserve"> PAGEREF _Toc14374323 \h </w:instrText>
            </w:r>
            <w:r w:rsidR="003404BF">
              <w:rPr>
                <w:noProof/>
                <w:webHidden/>
              </w:rPr>
            </w:r>
            <w:r w:rsidR="003404BF">
              <w:rPr>
                <w:noProof/>
                <w:webHidden/>
              </w:rPr>
              <w:fldChar w:fldCharType="separate"/>
            </w:r>
            <w:r w:rsidR="00E87082">
              <w:rPr>
                <w:noProof/>
                <w:webHidden/>
              </w:rPr>
              <w:t>4</w:t>
            </w:r>
            <w:r w:rsidR="003404BF">
              <w:rPr>
                <w:noProof/>
                <w:webHidden/>
              </w:rPr>
              <w:fldChar w:fldCharType="end"/>
            </w:r>
          </w:hyperlink>
        </w:p>
        <w:p w14:paraId="3AF3E387" w14:textId="77777777" w:rsidR="003404BF" w:rsidRDefault="001D2B29">
          <w:pPr>
            <w:pStyle w:val="TOC1"/>
            <w:tabs>
              <w:tab w:val="right" w:pos="8630"/>
            </w:tabs>
            <w:rPr>
              <w:b w:val="0"/>
              <w:noProof/>
              <w:kern w:val="2"/>
              <w:sz w:val="24"/>
              <w:szCs w:val="24"/>
              <w:lang w:eastAsia="zh-TW"/>
            </w:rPr>
          </w:pPr>
          <w:hyperlink w:anchor="_Toc14374324" w:history="1">
            <w:r w:rsidR="003404BF" w:rsidRPr="00C801E0">
              <w:rPr>
                <w:rStyle w:val="Hyperlink"/>
                <w:rFonts w:ascii="DFKai-SB" w:eastAsia="DFKai-SB" w:hAnsi="DFKai-SB" w:hint="eastAsia"/>
                <w:noProof/>
              </w:rPr>
              <w:t>第二章 資料說明與觀察</w:t>
            </w:r>
            <w:r w:rsidR="003404BF">
              <w:rPr>
                <w:noProof/>
                <w:webHidden/>
              </w:rPr>
              <w:tab/>
            </w:r>
            <w:r w:rsidR="003404BF">
              <w:rPr>
                <w:noProof/>
                <w:webHidden/>
              </w:rPr>
              <w:fldChar w:fldCharType="begin"/>
            </w:r>
            <w:r w:rsidR="003404BF">
              <w:rPr>
                <w:noProof/>
                <w:webHidden/>
              </w:rPr>
              <w:instrText xml:space="preserve"> PAGEREF _Toc14374324 \h </w:instrText>
            </w:r>
            <w:r w:rsidR="003404BF">
              <w:rPr>
                <w:noProof/>
                <w:webHidden/>
              </w:rPr>
            </w:r>
            <w:r w:rsidR="003404BF">
              <w:rPr>
                <w:noProof/>
                <w:webHidden/>
              </w:rPr>
              <w:fldChar w:fldCharType="separate"/>
            </w:r>
            <w:r w:rsidR="00E87082">
              <w:rPr>
                <w:noProof/>
                <w:webHidden/>
              </w:rPr>
              <w:t>6</w:t>
            </w:r>
            <w:r w:rsidR="003404BF">
              <w:rPr>
                <w:noProof/>
                <w:webHidden/>
              </w:rPr>
              <w:fldChar w:fldCharType="end"/>
            </w:r>
          </w:hyperlink>
        </w:p>
        <w:p w14:paraId="396C8AD5" w14:textId="77777777" w:rsidR="003404BF" w:rsidRDefault="001D2B29">
          <w:pPr>
            <w:pStyle w:val="TOC2"/>
            <w:tabs>
              <w:tab w:val="right" w:pos="8630"/>
            </w:tabs>
            <w:rPr>
              <w:i w:val="0"/>
              <w:noProof/>
              <w:kern w:val="2"/>
              <w:sz w:val="24"/>
              <w:szCs w:val="24"/>
              <w:lang w:eastAsia="zh-TW"/>
            </w:rPr>
          </w:pPr>
          <w:hyperlink w:anchor="_Toc14374325" w:history="1">
            <w:r w:rsidR="003404BF" w:rsidRPr="00C801E0">
              <w:rPr>
                <w:rStyle w:val="Hyperlink"/>
                <w:rFonts w:ascii="DFKai-SB" w:eastAsia="DFKai-SB" w:hAnsi="DFKai-SB" w:hint="eastAsia"/>
                <w:noProof/>
              </w:rPr>
              <w:t>第一節 資料簡介</w:t>
            </w:r>
            <w:r w:rsidR="003404BF">
              <w:rPr>
                <w:noProof/>
                <w:webHidden/>
              </w:rPr>
              <w:tab/>
            </w:r>
            <w:r w:rsidR="003404BF">
              <w:rPr>
                <w:noProof/>
                <w:webHidden/>
              </w:rPr>
              <w:fldChar w:fldCharType="begin"/>
            </w:r>
            <w:r w:rsidR="003404BF">
              <w:rPr>
                <w:noProof/>
                <w:webHidden/>
              </w:rPr>
              <w:instrText xml:space="preserve"> PAGEREF _Toc14374325 \h </w:instrText>
            </w:r>
            <w:r w:rsidR="003404BF">
              <w:rPr>
                <w:noProof/>
                <w:webHidden/>
              </w:rPr>
            </w:r>
            <w:r w:rsidR="003404BF">
              <w:rPr>
                <w:noProof/>
                <w:webHidden/>
              </w:rPr>
              <w:fldChar w:fldCharType="separate"/>
            </w:r>
            <w:r w:rsidR="00E87082">
              <w:rPr>
                <w:noProof/>
                <w:webHidden/>
              </w:rPr>
              <w:t>6</w:t>
            </w:r>
            <w:r w:rsidR="003404BF">
              <w:rPr>
                <w:noProof/>
                <w:webHidden/>
              </w:rPr>
              <w:fldChar w:fldCharType="end"/>
            </w:r>
          </w:hyperlink>
        </w:p>
        <w:p w14:paraId="1416F096" w14:textId="77777777" w:rsidR="003404BF" w:rsidRDefault="001D2B29">
          <w:pPr>
            <w:pStyle w:val="TOC2"/>
            <w:tabs>
              <w:tab w:val="right" w:pos="8630"/>
            </w:tabs>
            <w:rPr>
              <w:i w:val="0"/>
              <w:noProof/>
              <w:kern w:val="2"/>
              <w:sz w:val="24"/>
              <w:szCs w:val="24"/>
              <w:lang w:eastAsia="zh-TW"/>
            </w:rPr>
          </w:pPr>
          <w:hyperlink w:anchor="_Toc14374326" w:history="1">
            <w:r w:rsidR="003404BF" w:rsidRPr="00C801E0">
              <w:rPr>
                <w:rStyle w:val="Hyperlink"/>
                <w:rFonts w:ascii="DFKai-SB" w:eastAsia="DFKai-SB" w:hAnsi="DFKai-SB" w:hint="eastAsia"/>
                <w:noProof/>
              </w:rPr>
              <w:t>第二節 資料處理</w:t>
            </w:r>
            <w:r w:rsidR="003404BF">
              <w:rPr>
                <w:noProof/>
                <w:webHidden/>
              </w:rPr>
              <w:tab/>
            </w:r>
            <w:r w:rsidR="003404BF">
              <w:rPr>
                <w:noProof/>
                <w:webHidden/>
              </w:rPr>
              <w:fldChar w:fldCharType="begin"/>
            </w:r>
            <w:r w:rsidR="003404BF">
              <w:rPr>
                <w:noProof/>
                <w:webHidden/>
              </w:rPr>
              <w:instrText xml:space="preserve"> PAGEREF _Toc14374326 \h </w:instrText>
            </w:r>
            <w:r w:rsidR="003404BF">
              <w:rPr>
                <w:noProof/>
                <w:webHidden/>
              </w:rPr>
            </w:r>
            <w:r w:rsidR="003404BF">
              <w:rPr>
                <w:noProof/>
                <w:webHidden/>
              </w:rPr>
              <w:fldChar w:fldCharType="separate"/>
            </w:r>
            <w:r w:rsidR="00E87082">
              <w:rPr>
                <w:noProof/>
                <w:webHidden/>
              </w:rPr>
              <w:t>7</w:t>
            </w:r>
            <w:r w:rsidR="003404BF">
              <w:rPr>
                <w:noProof/>
                <w:webHidden/>
              </w:rPr>
              <w:fldChar w:fldCharType="end"/>
            </w:r>
          </w:hyperlink>
        </w:p>
        <w:p w14:paraId="4F1870D9" w14:textId="77777777" w:rsidR="003404BF" w:rsidRDefault="001D2B29">
          <w:pPr>
            <w:pStyle w:val="TOC3"/>
            <w:tabs>
              <w:tab w:val="right" w:pos="8630"/>
            </w:tabs>
            <w:rPr>
              <w:noProof/>
              <w:kern w:val="2"/>
              <w:sz w:val="24"/>
              <w:szCs w:val="24"/>
              <w:lang w:eastAsia="zh-TW"/>
            </w:rPr>
          </w:pPr>
          <w:hyperlink w:anchor="_Toc14374327" w:history="1">
            <w:r w:rsidR="003404BF" w:rsidRPr="00C801E0">
              <w:rPr>
                <w:rStyle w:val="Hyperlink"/>
                <w:rFonts w:ascii="DFKai-SB" w:eastAsia="DFKai-SB" w:hAnsi="DFKai-SB" w:hint="eastAsia"/>
                <w:noProof/>
              </w:rPr>
              <w:t>第一項 預測變數二一狀況觀察</w:t>
            </w:r>
            <w:r w:rsidR="003404BF">
              <w:rPr>
                <w:noProof/>
                <w:webHidden/>
              </w:rPr>
              <w:tab/>
            </w:r>
            <w:r w:rsidR="003404BF">
              <w:rPr>
                <w:noProof/>
                <w:webHidden/>
              </w:rPr>
              <w:fldChar w:fldCharType="begin"/>
            </w:r>
            <w:r w:rsidR="003404BF">
              <w:rPr>
                <w:noProof/>
                <w:webHidden/>
              </w:rPr>
              <w:instrText xml:space="preserve"> PAGEREF _Toc14374327 \h </w:instrText>
            </w:r>
            <w:r w:rsidR="003404BF">
              <w:rPr>
                <w:noProof/>
                <w:webHidden/>
              </w:rPr>
            </w:r>
            <w:r w:rsidR="003404BF">
              <w:rPr>
                <w:noProof/>
                <w:webHidden/>
              </w:rPr>
              <w:fldChar w:fldCharType="separate"/>
            </w:r>
            <w:r w:rsidR="00E87082">
              <w:rPr>
                <w:noProof/>
                <w:webHidden/>
              </w:rPr>
              <w:t>7</w:t>
            </w:r>
            <w:r w:rsidR="003404BF">
              <w:rPr>
                <w:noProof/>
                <w:webHidden/>
              </w:rPr>
              <w:fldChar w:fldCharType="end"/>
            </w:r>
          </w:hyperlink>
        </w:p>
        <w:p w14:paraId="77AE242C" w14:textId="77777777" w:rsidR="003404BF" w:rsidRDefault="001D2B29">
          <w:pPr>
            <w:pStyle w:val="TOC3"/>
            <w:tabs>
              <w:tab w:val="right" w:pos="8630"/>
            </w:tabs>
            <w:rPr>
              <w:noProof/>
              <w:kern w:val="2"/>
              <w:sz w:val="24"/>
              <w:szCs w:val="24"/>
              <w:lang w:eastAsia="zh-TW"/>
            </w:rPr>
          </w:pPr>
          <w:hyperlink w:anchor="_Toc14374328" w:history="1">
            <w:r w:rsidR="003404BF" w:rsidRPr="00C801E0">
              <w:rPr>
                <w:rStyle w:val="Hyperlink"/>
                <w:rFonts w:ascii="DFKai-SB" w:eastAsia="DFKai-SB" w:hAnsi="DFKai-SB" w:hint="eastAsia"/>
                <w:noProof/>
              </w:rPr>
              <w:t>第二項 預測學期以前的訊息</w:t>
            </w:r>
            <w:r w:rsidR="003404BF">
              <w:rPr>
                <w:noProof/>
                <w:webHidden/>
              </w:rPr>
              <w:tab/>
            </w:r>
            <w:r w:rsidR="003404BF">
              <w:rPr>
                <w:noProof/>
                <w:webHidden/>
              </w:rPr>
              <w:fldChar w:fldCharType="begin"/>
            </w:r>
            <w:r w:rsidR="003404BF">
              <w:rPr>
                <w:noProof/>
                <w:webHidden/>
              </w:rPr>
              <w:instrText xml:space="preserve"> PAGEREF _Toc14374328 \h </w:instrText>
            </w:r>
            <w:r w:rsidR="003404BF">
              <w:rPr>
                <w:noProof/>
                <w:webHidden/>
              </w:rPr>
            </w:r>
            <w:r w:rsidR="003404BF">
              <w:rPr>
                <w:noProof/>
                <w:webHidden/>
              </w:rPr>
              <w:fldChar w:fldCharType="separate"/>
            </w:r>
            <w:r w:rsidR="00E87082">
              <w:rPr>
                <w:noProof/>
                <w:webHidden/>
              </w:rPr>
              <w:t>9</w:t>
            </w:r>
            <w:r w:rsidR="003404BF">
              <w:rPr>
                <w:noProof/>
                <w:webHidden/>
              </w:rPr>
              <w:fldChar w:fldCharType="end"/>
            </w:r>
          </w:hyperlink>
        </w:p>
        <w:p w14:paraId="6EAEA90A" w14:textId="77777777" w:rsidR="003404BF" w:rsidRDefault="001D2B29">
          <w:pPr>
            <w:pStyle w:val="TOC3"/>
            <w:tabs>
              <w:tab w:val="right" w:pos="8630"/>
            </w:tabs>
            <w:rPr>
              <w:noProof/>
              <w:kern w:val="2"/>
              <w:sz w:val="24"/>
              <w:szCs w:val="24"/>
              <w:lang w:eastAsia="zh-TW"/>
            </w:rPr>
          </w:pPr>
          <w:hyperlink w:anchor="_Toc14374329" w:history="1">
            <w:r w:rsidR="003404BF" w:rsidRPr="00C801E0">
              <w:rPr>
                <w:rStyle w:val="Hyperlink"/>
                <w:rFonts w:ascii="DFKai-SB" w:eastAsia="DFKai-SB" w:hAnsi="DFKai-SB" w:hint="eastAsia"/>
                <w:noProof/>
              </w:rPr>
              <w:t>第三項 預測學期當學期訊息</w:t>
            </w:r>
            <w:r w:rsidR="003404BF">
              <w:rPr>
                <w:noProof/>
                <w:webHidden/>
              </w:rPr>
              <w:tab/>
            </w:r>
            <w:r w:rsidR="003404BF">
              <w:rPr>
                <w:noProof/>
                <w:webHidden/>
              </w:rPr>
              <w:fldChar w:fldCharType="begin"/>
            </w:r>
            <w:r w:rsidR="003404BF">
              <w:rPr>
                <w:noProof/>
                <w:webHidden/>
              </w:rPr>
              <w:instrText xml:space="preserve"> PAGEREF _Toc14374329 \h </w:instrText>
            </w:r>
            <w:r w:rsidR="003404BF">
              <w:rPr>
                <w:noProof/>
                <w:webHidden/>
              </w:rPr>
            </w:r>
            <w:r w:rsidR="003404BF">
              <w:rPr>
                <w:noProof/>
                <w:webHidden/>
              </w:rPr>
              <w:fldChar w:fldCharType="separate"/>
            </w:r>
            <w:r w:rsidR="00E87082">
              <w:rPr>
                <w:noProof/>
                <w:webHidden/>
              </w:rPr>
              <w:t>17</w:t>
            </w:r>
            <w:r w:rsidR="003404BF">
              <w:rPr>
                <w:noProof/>
                <w:webHidden/>
              </w:rPr>
              <w:fldChar w:fldCharType="end"/>
            </w:r>
          </w:hyperlink>
        </w:p>
        <w:p w14:paraId="3D97C49E" w14:textId="77777777" w:rsidR="003404BF" w:rsidRDefault="001D2B29">
          <w:pPr>
            <w:pStyle w:val="TOC1"/>
            <w:tabs>
              <w:tab w:val="right" w:pos="8630"/>
            </w:tabs>
            <w:rPr>
              <w:b w:val="0"/>
              <w:noProof/>
              <w:kern w:val="2"/>
              <w:sz w:val="24"/>
              <w:szCs w:val="24"/>
              <w:lang w:eastAsia="zh-TW"/>
            </w:rPr>
          </w:pPr>
          <w:hyperlink w:anchor="_Toc14374330" w:history="1">
            <w:r w:rsidR="003404BF" w:rsidRPr="00C801E0">
              <w:rPr>
                <w:rStyle w:val="Hyperlink"/>
                <w:rFonts w:ascii="DFKai-SB" w:eastAsia="DFKai-SB" w:hAnsi="DFKai-SB" w:hint="eastAsia"/>
                <w:noProof/>
              </w:rPr>
              <w:t>第三章 研究方法</w:t>
            </w:r>
            <w:r w:rsidR="003404BF">
              <w:rPr>
                <w:noProof/>
                <w:webHidden/>
              </w:rPr>
              <w:tab/>
            </w:r>
            <w:r w:rsidR="003404BF">
              <w:rPr>
                <w:noProof/>
                <w:webHidden/>
              </w:rPr>
              <w:fldChar w:fldCharType="begin"/>
            </w:r>
            <w:r w:rsidR="003404BF">
              <w:rPr>
                <w:noProof/>
                <w:webHidden/>
              </w:rPr>
              <w:instrText xml:space="preserve"> PAGEREF _Toc14374330 \h </w:instrText>
            </w:r>
            <w:r w:rsidR="003404BF">
              <w:rPr>
                <w:noProof/>
                <w:webHidden/>
              </w:rPr>
            </w:r>
            <w:r w:rsidR="003404BF">
              <w:rPr>
                <w:noProof/>
                <w:webHidden/>
              </w:rPr>
              <w:fldChar w:fldCharType="separate"/>
            </w:r>
            <w:r w:rsidR="00E87082">
              <w:rPr>
                <w:noProof/>
                <w:webHidden/>
              </w:rPr>
              <w:t>22</w:t>
            </w:r>
            <w:r w:rsidR="003404BF">
              <w:rPr>
                <w:noProof/>
                <w:webHidden/>
              </w:rPr>
              <w:fldChar w:fldCharType="end"/>
            </w:r>
          </w:hyperlink>
        </w:p>
        <w:p w14:paraId="025EAF1A" w14:textId="77777777" w:rsidR="003404BF" w:rsidRDefault="001D2B29">
          <w:pPr>
            <w:pStyle w:val="TOC2"/>
            <w:tabs>
              <w:tab w:val="right" w:pos="8630"/>
            </w:tabs>
            <w:rPr>
              <w:i w:val="0"/>
              <w:noProof/>
              <w:kern w:val="2"/>
              <w:sz w:val="24"/>
              <w:szCs w:val="24"/>
              <w:lang w:eastAsia="zh-TW"/>
            </w:rPr>
          </w:pPr>
          <w:hyperlink w:anchor="_Toc14374331" w:history="1">
            <w:r w:rsidR="003404BF" w:rsidRPr="00C801E0">
              <w:rPr>
                <w:rStyle w:val="Hyperlink"/>
                <w:rFonts w:ascii="DFKai-SB" w:eastAsia="DFKai-SB" w:hAnsi="DFKai-SB" w:hint="eastAsia"/>
                <w:noProof/>
              </w:rPr>
              <w:t>第一節 分類問題</w:t>
            </w:r>
            <w:r w:rsidR="003404BF">
              <w:rPr>
                <w:noProof/>
                <w:webHidden/>
              </w:rPr>
              <w:tab/>
            </w:r>
            <w:r w:rsidR="003404BF">
              <w:rPr>
                <w:noProof/>
                <w:webHidden/>
              </w:rPr>
              <w:fldChar w:fldCharType="begin"/>
            </w:r>
            <w:r w:rsidR="003404BF">
              <w:rPr>
                <w:noProof/>
                <w:webHidden/>
              </w:rPr>
              <w:instrText xml:space="preserve"> PAGEREF _Toc14374331 \h </w:instrText>
            </w:r>
            <w:r w:rsidR="003404BF">
              <w:rPr>
                <w:noProof/>
                <w:webHidden/>
              </w:rPr>
            </w:r>
            <w:r w:rsidR="003404BF">
              <w:rPr>
                <w:noProof/>
                <w:webHidden/>
              </w:rPr>
              <w:fldChar w:fldCharType="separate"/>
            </w:r>
            <w:r w:rsidR="00E87082">
              <w:rPr>
                <w:noProof/>
                <w:webHidden/>
              </w:rPr>
              <w:t>22</w:t>
            </w:r>
            <w:r w:rsidR="003404BF">
              <w:rPr>
                <w:noProof/>
                <w:webHidden/>
              </w:rPr>
              <w:fldChar w:fldCharType="end"/>
            </w:r>
          </w:hyperlink>
        </w:p>
        <w:p w14:paraId="057039C9" w14:textId="77777777" w:rsidR="003404BF" w:rsidRDefault="001D2B29">
          <w:pPr>
            <w:pStyle w:val="TOC2"/>
            <w:tabs>
              <w:tab w:val="right" w:pos="8630"/>
            </w:tabs>
            <w:rPr>
              <w:i w:val="0"/>
              <w:noProof/>
              <w:kern w:val="2"/>
              <w:sz w:val="24"/>
              <w:szCs w:val="24"/>
              <w:lang w:eastAsia="zh-TW"/>
            </w:rPr>
          </w:pPr>
          <w:hyperlink w:anchor="_Toc14374332" w:history="1">
            <w:r w:rsidR="003404BF" w:rsidRPr="00C801E0">
              <w:rPr>
                <w:rStyle w:val="Hyperlink"/>
                <w:rFonts w:ascii="DFKai-SB" w:eastAsia="DFKai-SB" w:hAnsi="DFKai-SB" w:hint="eastAsia"/>
                <w:noProof/>
              </w:rPr>
              <w:t>第二節 模型</w:t>
            </w:r>
            <w:r w:rsidR="003404BF">
              <w:rPr>
                <w:noProof/>
                <w:webHidden/>
              </w:rPr>
              <w:tab/>
            </w:r>
            <w:r w:rsidR="003404BF">
              <w:rPr>
                <w:noProof/>
                <w:webHidden/>
              </w:rPr>
              <w:fldChar w:fldCharType="begin"/>
            </w:r>
            <w:r w:rsidR="003404BF">
              <w:rPr>
                <w:noProof/>
                <w:webHidden/>
              </w:rPr>
              <w:instrText xml:space="preserve"> PAGEREF _Toc14374332 \h </w:instrText>
            </w:r>
            <w:r w:rsidR="003404BF">
              <w:rPr>
                <w:noProof/>
                <w:webHidden/>
              </w:rPr>
            </w:r>
            <w:r w:rsidR="003404BF">
              <w:rPr>
                <w:noProof/>
                <w:webHidden/>
              </w:rPr>
              <w:fldChar w:fldCharType="separate"/>
            </w:r>
            <w:r w:rsidR="00E87082">
              <w:rPr>
                <w:noProof/>
                <w:webHidden/>
              </w:rPr>
              <w:t>22</w:t>
            </w:r>
            <w:r w:rsidR="003404BF">
              <w:rPr>
                <w:noProof/>
                <w:webHidden/>
              </w:rPr>
              <w:fldChar w:fldCharType="end"/>
            </w:r>
          </w:hyperlink>
        </w:p>
        <w:p w14:paraId="3D65967C" w14:textId="77777777" w:rsidR="003404BF" w:rsidRDefault="001D2B29">
          <w:pPr>
            <w:pStyle w:val="TOC3"/>
            <w:tabs>
              <w:tab w:val="right" w:pos="8630"/>
            </w:tabs>
            <w:rPr>
              <w:noProof/>
              <w:kern w:val="2"/>
              <w:sz w:val="24"/>
              <w:szCs w:val="24"/>
              <w:lang w:eastAsia="zh-TW"/>
            </w:rPr>
          </w:pPr>
          <w:hyperlink w:anchor="_Toc14374333" w:history="1">
            <w:r w:rsidR="003404BF" w:rsidRPr="00C801E0">
              <w:rPr>
                <w:rStyle w:val="Hyperlink"/>
                <w:rFonts w:ascii="DFKai-SB" w:eastAsia="DFKai-SB" w:hAnsi="DFKai-SB" w:hint="eastAsia"/>
                <w:noProof/>
              </w:rPr>
              <w:t>第一項 羅吉斯迴歸</w:t>
            </w:r>
            <w:r w:rsidR="003404BF" w:rsidRPr="00C801E0">
              <w:rPr>
                <w:rStyle w:val="Hyperlink"/>
                <w:rFonts w:ascii="DFKai-SB" w:eastAsia="DFKai-SB" w:hAnsi="DFKai-SB"/>
                <w:noProof/>
              </w:rPr>
              <w:t xml:space="preserve"> Logistic regression</w:t>
            </w:r>
            <w:r w:rsidR="003404BF">
              <w:rPr>
                <w:noProof/>
                <w:webHidden/>
              </w:rPr>
              <w:tab/>
            </w:r>
            <w:r w:rsidR="003404BF">
              <w:rPr>
                <w:noProof/>
                <w:webHidden/>
              </w:rPr>
              <w:fldChar w:fldCharType="begin"/>
            </w:r>
            <w:r w:rsidR="003404BF">
              <w:rPr>
                <w:noProof/>
                <w:webHidden/>
              </w:rPr>
              <w:instrText xml:space="preserve"> PAGEREF _Toc14374333 \h </w:instrText>
            </w:r>
            <w:r w:rsidR="003404BF">
              <w:rPr>
                <w:noProof/>
                <w:webHidden/>
              </w:rPr>
            </w:r>
            <w:r w:rsidR="003404BF">
              <w:rPr>
                <w:noProof/>
                <w:webHidden/>
              </w:rPr>
              <w:fldChar w:fldCharType="separate"/>
            </w:r>
            <w:r w:rsidR="00E87082">
              <w:rPr>
                <w:noProof/>
                <w:webHidden/>
              </w:rPr>
              <w:t>22</w:t>
            </w:r>
            <w:r w:rsidR="003404BF">
              <w:rPr>
                <w:noProof/>
                <w:webHidden/>
              </w:rPr>
              <w:fldChar w:fldCharType="end"/>
            </w:r>
          </w:hyperlink>
        </w:p>
        <w:p w14:paraId="7D4AE1EF" w14:textId="77777777" w:rsidR="003404BF" w:rsidRDefault="001D2B29">
          <w:pPr>
            <w:pStyle w:val="TOC3"/>
            <w:tabs>
              <w:tab w:val="right" w:pos="8630"/>
            </w:tabs>
            <w:rPr>
              <w:noProof/>
              <w:kern w:val="2"/>
              <w:sz w:val="24"/>
              <w:szCs w:val="24"/>
              <w:lang w:eastAsia="zh-TW"/>
            </w:rPr>
          </w:pPr>
          <w:hyperlink w:anchor="_Toc14374334" w:history="1">
            <w:r w:rsidR="003404BF" w:rsidRPr="00C801E0">
              <w:rPr>
                <w:rStyle w:val="Hyperlink"/>
                <w:rFonts w:ascii="DFKai-SB" w:eastAsia="DFKai-SB" w:hAnsi="DFKai-SB" w:hint="eastAsia"/>
                <w:noProof/>
              </w:rPr>
              <w:t>第二項 決策樹</w:t>
            </w:r>
            <w:r w:rsidR="003404BF">
              <w:rPr>
                <w:noProof/>
                <w:webHidden/>
              </w:rPr>
              <w:tab/>
            </w:r>
            <w:r w:rsidR="003404BF">
              <w:rPr>
                <w:noProof/>
                <w:webHidden/>
              </w:rPr>
              <w:fldChar w:fldCharType="begin"/>
            </w:r>
            <w:r w:rsidR="003404BF">
              <w:rPr>
                <w:noProof/>
                <w:webHidden/>
              </w:rPr>
              <w:instrText xml:space="preserve"> PAGEREF _Toc14374334 \h </w:instrText>
            </w:r>
            <w:r w:rsidR="003404BF">
              <w:rPr>
                <w:noProof/>
                <w:webHidden/>
              </w:rPr>
            </w:r>
            <w:r w:rsidR="003404BF">
              <w:rPr>
                <w:noProof/>
                <w:webHidden/>
              </w:rPr>
              <w:fldChar w:fldCharType="separate"/>
            </w:r>
            <w:r w:rsidR="00E87082">
              <w:rPr>
                <w:noProof/>
                <w:webHidden/>
              </w:rPr>
              <w:t>23</w:t>
            </w:r>
            <w:r w:rsidR="003404BF">
              <w:rPr>
                <w:noProof/>
                <w:webHidden/>
              </w:rPr>
              <w:fldChar w:fldCharType="end"/>
            </w:r>
          </w:hyperlink>
        </w:p>
        <w:p w14:paraId="3CCA8902" w14:textId="77777777" w:rsidR="003404BF" w:rsidRDefault="001D2B29">
          <w:pPr>
            <w:pStyle w:val="TOC3"/>
            <w:tabs>
              <w:tab w:val="right" w:pos="8630"/>
            </w:tabs>
            <w:rPr>
              <w:noProof/>
              <w:kern w:val="2"/>
              <w:sz w:val="24"/>
              <w:szCs w:val="24"/>
              <w:lang w:eastAsia="zh-TW"/>
            </w:rPr>
          </w:pPr>
          <w:hyperlink w:anchor="_Toc14374335" w:history="1">
            <w:r w:rsidR="003404BF" w:rsidRPr="00C801E0">
              <w:rPr>
                <w:rStyle w:val="Hyperlink"/>
                <w:rFonts w:ascii="DFKai-SB" w:eastAsia="DFKai-SB" w:hAnsi="DFKai-SB" w:hint="eastAsia"/>
                <w:noProof/>
              </w:rPr>
              <w:t>第三項 隨機森林</w:t>
            </w:r>
            <w:r w:rsidR="003404BF">
              <w:rPr>
                <w:noProof/>
                <w:webHidden/>
              </w:rPr>
              <w:tab/>
            </w:r>
            <w:r w:rsidR="003404BF">
              <w:rPr>
                <w:noProof/>
                <w:webHidden/>
              </w:rPr>
              <w:fldChar w:fldCharType="begin"/>
            </w:r>
            <w:r w:rsidR="003404BF">
              <w:rPr>
                <w:noProof/>
                <w:webHidden/>
              </w:rPr>
              <w:instrText xml:space="preserve"> PAGEREF _Toc14374335 \h </w:instrText>
            </w:r>
            <w:r w:rsidR="003404BF">
              <w:rPr>
                <w:noProof/>
                <w:webHidden/>
              </w:rPr>
            </w:r>
            <w:r w:rsidR="003404BF">
              <w:rPr>
                <w:noProof/>
                <w:webHidden/>
              </w:rPr>
              <w:fldChar w:fldCharType="separate"/>
            </w:r>
            <w:r w:rsidR="00E87082">
              <w:rPr>
                <w:noProof/>
                <w:webHidden/>
              </w:rPr>
              <w:t>24</w:t>
            </w:r>
            <w:r w:rsidR="003404BF">
              <w:rPr>
                <w:noProof/>
                <w:webHidden/>
              </w:rPr>
              <w:fldChar w:fldCharType="end"/>
            </w:r>
          </w:hyperlink>
        </w:p>
        <w:p w14:paraId="40F6DCE1" w14:textId="77777777" w:rsidR="003404BF" w:rsidRDefault="001D2B29">
          <w:pPr>
            <w:pStyle w:val="TOC3"/>
            <w:tabs>
              <w:tab w:val="right" w:pos="8630"/>
            </w:tabs>
            <w:rPr>
              <w:noProof/>
              <w:kern w:val="2"/>
              <w:sz w:val="24"/>
              <w:szCs w:val="24"/>
              <w:lang w:eastAsia="zh-TW"/>
            </w:rPr>
          </w:pPr>
          <w:hyperlink w:anchor="_Toc14374336" w:history="1">
            <w:r w:rsidR="003404BF" w:rsidRPr="00C801E0">
              <w:rPr>
                <w:rStyle w:val="Hyperlink"/>
                <w:rFonts w:ascii="DFKai-SB" w:eastAsia="DFKai-SB" w:hAnsi="DFKai-SB" w:hint="eastAsia"/>
                <w:noProof/>
                <w:lang w:eastAsia="zh-TW"/>
              </w:rPr>
              <w:t>第四項</w:t>
            </w:r>
            <w:r w:rsidR="003404BF" w:rsidRPr="00C801E0">
              <w:rPr>
                <w:rStyle w:val="Hyperlink"/>
                <w:rFonts w:ascii="DFKai-SB" w:eastAsia="DFKai-SB" w:hAnsi="DFKai-SB" w:hint="eastAsia"/>
                <w:noProof/>
              </w:rPr>
              <w:t xml:space="preserve"> 支持向量機</w:t>
            </w:r>
            <w:r w:rsidR="003404BF">
              <w:rPr>
                <w:noProof/>
                <w:webHidden/>
              </w:rPr>
              <w:tab/>
            </w:r>
            <w:r w:rsidR="003404BF">
              <w:rPr>
                <w:noProof/>
                <w:webHidden/>
              </w:rPr>
              <w:fldChar w:fldCharType="begin"/>
            </w:r>
            <w:r w:rsidR="003404BF">
              <w:rPr>
                <w:noProof/>
                <w:webHidden/>
              </w:rPr>
              <w:instrText xml:space="preserve"> PAGEREF _Toc14374336 \h </w:instrText>
            </w:r>
            <w:r w:rsidR="003404BF">
              <w:rPr>
                <w:noProof/>
                <w:webHidden/>
              </w:rPr>
            </w:r>
            <w:r w:rsidR="003404BF">
              <w:rPr>
                <w:noProof/>
                <w:webHidden/>
              </w:rPr>
              <w:fldChar w:fldCharType="separate"/>
            </w:r>
            <w:r w:rsidR="00E87082">
              <w:rPr>
                <w:noProof/>
                <w:webHidden/>
              </w:rPr>
              <w:t>25</w:t>
            </w:r>
            <w:r w:rsidR="003404BF">
              <w:rPr>
                <w:noProof/>
                <w:webHidden/>
              </w:rPr>
              <w:fldChar w:fldCharType="end"/>
            </w:r>
          </w:hyperlink>
        </w:p>
        <w:p w14:paraId="598484B2" w14:textId="77777777" w:rsidR="003404BF" w:rsidRDefault="001D2B29">
          <w:pPr>
            <w:pStyle w:val="TOC3"/>
            <w:tabs>
              <w:tab w:val="right" w:pos="8630"/>
            </w:tabs>
            <w:rPr>
              <w:noProof/>
              <w:kern w:val="2"/>
              <w:sz w:val="24"/>
              <w:szCs w:val="24"/>
              <w:lang w:eastAsia="zh-TW"/>
            </w:rPr>
          </w:pPr>
          <w:hyperlink w:anchor="_Toc14374337" w:history="1">
            <w:r w:rsidR="003404BF" w:rsidRPr="00C801E0">
              <w:rPr>
                <w:rStyle w:val="Hyperlink"/>
                <w:rFonts w:ascii="DFKai-SB" w:eastAsia="DFKai-SB" w:hAnsi="DFKai-SB" w:hint="eastAsia"/>
                <w:noProof/>
              </w:rPr>
              <w:t>第五項 人工神經網路</w:t>
            </w:r>
            <w:r w:rsidR="003404BF" w:rsidRPr="00C801E0">
              <w:rPr>
                <w:rStyle w:val="Hyperlink"/>
                <w:rFonts w:ascii="DFKai-SB" w:eastAsia="DFKai-SB" w:hAnsi="DFKai-SB"/>
                <w:noProof/>
              </w:rPr>
              <w:t xml:space="preserve"> Artificial Neural Network (ANN)</w:t>
            </w:r>
            <w:r w:rsidR="003404BF">
              <w:rPr>
                <w:noProof/>
                <w:webHidden/>
              </w:rPr>
              <w:tab/>
            </w:r>
            <w:r w:rsidR="003404BF">
              <w:rPr>
                <w:noProof/>
                <w:webHidden/>
              </w:rPr>
              <w:fldChar w:fldCharType="begin"/>
            </w:r>
            <w:r w:rsidR="003404BF">
              <w:rPr>
                <w:noProof/>
                <w:webHidden/>
              </w:rPr>
              <w:instrText xml:space="preserve"> PAGEREF _Toc14374337 \h </w:instrText>
            </w:r>
            <w:r w:rsidR="003404BF">
              <w:rPr>
                <w:noProof/>
                <w:webHidden/>
              </w:rPr>
            </w:r>
            <w:r w:rsidR="003404BF">
              <w:rPr>
                <w:noProof/>
                <w:webHidden/>
              </w:rPr>
              <w:fldChar w:fldCharType="separate"/>
            </w:r>
            <w:r w:rsidR="00E87082">
              <w:rPr>
                <w:noProof/>
                <w:webHidden/>
              </w:rPr>
              <w:t>25</w:t>
            </w:r>
            <w:r w:rsidR="003404BF">
              <w:rPr>
                <w:noProof/>
                <w:webHidden/>
              </w:rPr>
              <w:fldChar w:fldCharType="end"/>
            </w:r>
          </w:hyperlink>
        </w:p>
        <w:p w14:paraId="4BE37C27" w14:textId="77777777" w:rsidR="003404BF" w:rsidRDefault="001D2B29">
          <w:pPr>
            <w:pStyle w:val="TOC2"/>
            <w:tabs>
              <w:tab w:val="right" w:pos="8630"/>
            </w:tabs>
            <w:rPr>
              <w:i w:val="0"/>
              <w:noProof/>
              <w:kern w:val="2"/>
              <w:sz w:val="24"/>
              <w:szCs w:val="24"/>
              <w:lang w:eastAsia="zh-TW"/>
            </w:rPr>
          </w:pPr>
          <w:hyperlink w:anchor="_Toc14374338" w:history="1">
            <w:r w:rsidR="003404BF" w:rsidRPr="00C801E0">
              <w:rPr>
                <w:rStyle w:val="Hyperlink"/>
                <w:rFonts w:ascii="DFKai-SB" w:eastAsia="DFKai-SB" w:hAnsi="DFKai-SB" w:hint="eastAsia"/>
                <w:noProof/>
              </w:rPr>
              <w:t>第三節 資料集</w:t>
            </w:r>
            <w:r w:rsidR="003404BF">
              <w:rPr>
                <w:noProof/>
                <w:webHidden/>
              </w:rPr>
              <w:tab/>
            </w:r>
            <w:r w:rsidR="003404BF">
              <w:rPr>
                <w:noProof/>
                <w:webHidden/>
              </w:rPr>
              <w:fldChar w:fldCharType="begin"/>
            </w:r>
            <w:r w:rsidR="003404BF">
              <w:rPr>
                <w:noProof/>
                <w:webHidden/>
              </w:rPr>
              <w:instrText xml:space="preserve"> PAGEREF _Toc14374338 \h </w:instrText>
            </w:r>
            <w:r w:rsidR="003404BF">
              <w:rPr>
                <w:noProof/>
                <w:webHidden/>
              </w:rPr>
            </w:r>
            <w:r w:rsidR="003404BF">
              <w:rPr>
                <w:noProof/>
                <w:webHidden/>
              </w:rPr>
              <w:fldChar w:fldCharType="separate"/>
            </w:r>
            <w:r w:rsidR="00E87082">
              <w:rPr>
                <w:noProof/>
                <w:webHidden/>
              </w:rPr>
              <w:t>26</w:t>
            </w:r>
            <w:r w:rsidR="003404BF">
              <w:rPr>
                <w:noProof/>
                <w:webHidden/>
              </w:rPr>
              <w:fldChar w:fldCharType="end"/>
            </w:r>
          </w:hyperlink>
        </w:p>
        <w:p w14:paraId="711EB5B0" w14:textId="77777777" w:rsidR="003404BF" w:rsidRDefault="001D2B29">
          <w:pPr>
            <w:pStyle w:val="TOC2"/>
            <w:tabs>
              <w:tab w:val="right" w:pos="8630"/>
            </w:tabs>
            <w:rPr>
              <w:i w:val="0"/>
              <w:noProof/>
              <w:kern w:val="2"/>
              <w:sz w:val="24"/>
              <w:szCs w:val="24"/>
              <w:lang w:eastAsia="zh-TW"/>
            </w:rPr>
          </w:pPr>
          <w:hyperlink w:anchor="_Toc14374339" w:history="1">
            <w:r w:rsidR="003404BF" w:rsidRPr="00C801E0">
              <w:rPr>
                <w:rStyle w:val="Hyperlink"/>
                <w:rFonts w:ascii="DFKai-SB" w:eastAsia="DFKai-SB" w:hAnsi="DFKai-SB" w:hint="eastAsia"/>
                <w:noProof/>
              </w:rPr>
              <w:t>第四節</w:t>
            </w:r>
            <w:r w:rsidR="003404BF" w:rsidRPr="00C801E0">
              <w:rPr>
                <w:rStyle w:val="Hyperlink"/>
                <w:rFonts w:ascii="DFKai-SB" w:eastAsia="DFKai-SB" w:hAnsi="DFKai-SB"/>
                <w:noProof/>
              </w:rPr>
              <w:t xml:space="preserve"> Synthetic Minority Over-sampling Technique</w:t>
            </w:r>
            <w:r w:rsidR="003404BF">
              <w:rPr>
                <w:noProof/>
                <w:webHidden/>
              </w:rPr>
              <w:tab/>
            </w:r>
            <w:r w:rsidR="003404BF">
              <w:rPr>
                <w:noProof/>
                <w:webHidden/>
              </w:rPr>
              <w:fldChar w:fldCharType="begin"/>
            </w:r>
            <w:r w:rsidR="003404BF">
              <w:rPr>
                <w:noProof/>
                <w:webHidden/>
              </w:rPr>
              <w:instrText xml:space="preserve"> PAGEREF _Toc14374339 \h </w:instrText>
            </w:r>
            <w:r w:rsidR="003404BF">
              <w:rPr>
                <w:noProof/>
                <w:webHidden/>
              </w:rPr>
            </w:r>
            <w:r w:rsidR="003404BF">
              <w:rPr>
                <w:noProof/>
                <w:webHidden/>
              </w:rPr>
              <w:fldChar w:fldCharType="separate"/>
            </w:r>
            <w:r w:rsidR="00E87082">
              <w:rPr>
                <w:noProof/>
                <w:webHidden/>
              </w:rPr>
              <w:t>27</w:t>
            </w:r>
            <w:r w:rsidR="003404BF">
              <w:rPr>
                <w:noProof/>
                <w:webHidden/>
              </w:rPr>
              <w:fldChar w:fldCharType="end"/>
            </w:r>
          </w:hyperlink>
        </w:p>
        <w:p w14:paraId="422D12C1" w14:textId="77777777" w:rsidR="003404BF" w:rsidRDefault="001D2B29">
          <w:pPr>
            <w:pStyle w:val="TOC2"/>
            <w:tabs>
              <w:tab w:val="right" w:pos="8630"/>
            </w:tabs>
            <w:rPr>
              <w:i w:val="0"/>
              <w:noProof/>
              <w:kern w:val="2"/>
              <w:sz w:val="24"/>
              <w:szCs w:val="24"/>
              <w:lang w:eastAsia="zh-TW"/>
            </w:rPr>
          </w:pPr>
          <w:hyperlink w:anchor="_Toc14374340" w:history="1">
            <w:r w:rsidR="003404BF" w:rsidRPr="00C801E0">
              <w:rPr>
                <w:rStyle w:val="Hyperlink"/>
                <w:rFonts w:ascii="DFKai-SB" w:eastAsia="DFKai-SB" w:hAnsi="DFKai-SB" w:hint="eastAsia"/>
                <w:noProof/>
              </w:rPr>
              <w:t>第五節 模型預測表現衡量</w:t>
            </w:r>
            <w:r w:rsidR="003404BF">
              <w:rPr>
                <w:noProof/>
                <w:webHidden/>
              </w:rPr>
              <w:tab/>
            </w:r>
            <w:r w:rsidR="003404BF">
              <w:rPr>
                <w:noProof/>
                <w:webHidden/>
              </w:rPr>
              <w:fldChar w:fldCharType="begin"/>
            </w:r>
            <w:r w:rsidR="003404BF">
              <w:rPr>
                <w:noProof/>
                <w:webHidden/>
              </w:rPr>
              <w:instrText xml:space="preserve"> PAGEREF _Toc14374340 \h </w:instrText>
            </w:r>
            <w:r w:rsidR="003404BF">
              <w:rPr>
                <w:noProof/>
                <w:webHidden/>
              </w:rPr>
            </w:r>
            <w:r w:rsidR="003404BF">
              <w:rPr>
                <w:noProof/>
                <w:webHidden/>
              </w:rPr>
              <w:fldChar w:fldCharType="separate"/>
            </w:r>
            <w:r w:rsidR="00E87082">
              <w:rPr>
                <w:noProof/>
                <w:webHidden/>
              </w:rPr>
              <w:t>27</w:t>
            </w:r>
            <w:r w:rsidR="003404BF">
              <w:rPr>
                <w:noProof/>
                <w:webHidden/>
              </w:rPr>
              <w:fldChar w:fldCharType="end"/>
            </w:r>
          </w:hyperlink>
        </w:p>
        <w:p w14:paraId="56354CA8" w14:textId="77777777" w:rsidR="003404BF" w:rsidRDefault="001D2B29">
          <w:pPr>
            <w:pStyle w:val="TOC1"/>
            <w:tabs>
              <w:tab w:val="right" w:pos="8630"/>
            </w:tabs>
            <w:rPr>
              <w:b w:val="0"/>
              <w:noProof/>
              <w:kern w:val="2"/>
              <w:sz w:val="24"/>
              <w:szCs w:val="24"/>
              <w:lang w:eastAsia="zh-TW"/>
            </w:rPr>
          </w:pPr>
          <w:hyperlink w:anchor="_Toc14374341" w:history="1">
            <w:r w:rsidR="003404BF" w:rsidRPr="00C801E0">
              <w:rPr>
                <w:rStyle w:val="Hyperlink"/>
                <w:rFonts w:ascii="DFKai-SB" w:eastAsia="DFKai-SB" w:hAnsi="DFKai-SB" w:hint="eastAsia"/>
                <w:noProof/>
              </w:rPr>
              <w:t>第四章 研究結果</w:t>
            </w:r>
            <w:r w:rsidR="003404BF">
              <w:rPr>
                <w:noProof/>
                <w:webHidden/>
              </w:rPr>
              <w:tab/>
            </w:r>
            <w:r w:rsidR="003404BF">
              <w:rPr>
                <w:noProof/>
                <w:webHidden/>
              </w:rPr>
              <w:fldChar w:fldCharType="begin"/>
            </w:r>
            <w:r w:rsidR="003404BF">
              <w:rPr>
                <w:noProof/>
                <w:webHidden/>
              </w:rPr>
              <w:instrText xml:space="preserve"> PAGEREF _Toc14374341 \h </w:instrText>
            </w:r>
            <w:r w:rsidR="003404BF">
              <w:rPr>
                <w:noProof/>
                <w:webHidden/>
              </w:rPr>
            </w:r>
            <w:r w:rsidR="003404BF">
              <w:rPr>
                <w:noProof/>
                <w:webHidden/>
              </w:rPr>
              <w:fldChar w:fldCharType="separate"/>
            </w:r>
            <w:r w:rsidR="00E87082">
              <w:rPr>
                <w:noProof/>
                <w:webHidden/>
              </w:rPr>
              <w:t>31</w:t>
            </w:r>
            <w:r w:rsidR="003404BF">
              <w:rPr>
                <w:noProof/>
                <w:webHidden/>
              </w:rPr>
              <w:fldChar w:fldCharType="end"/>
            </w:r>
          </w:hyperlink>
        </w:p>
        <w:p w14:paraId="55CA9B00" w14:textId="77777777" w:rsidR="003404BF" w:rsidRDefault="001D2B29">
          <w:pPr>
            <w:pStyle w:val="TOC2"/>
            <w:tabs>
              <w:tab w:val="right" w:pos="8630"/>
            </w:tabs>
            <w:rPr>
              <w:i w:val="0"/>
              <w:noProof/>
              <w:kern w:val="2"/>
              <w:sz w:val="24"/>
              <w:szCs w:val="24"/>
              <w:lang w:eastAsia="zh-TW"/>
            </w:rPr>
          </w:pPr>
          <w:hyperlink w:anchor="_Toc14374342" w:history="1">
            <w:r w:rsidR="003404BF" w:rsidRPr="00C801E0">
              <w:rPr>
                <w:rStyle w:val="Hyperlink"/>
                <w:rFonts w:ascii="DFKai-SB" w:eastAsia="DFKai-SB" w:hAnsi="DFKai-SB" w:hint="eastAsia"/>
                <w:noProof/>
              </w:rPr>
              <w:t>第一節 模型結果</w:t>
            </w:r>
            <w:r w:rsidR="003404BF">
              <w:rPr>
                <w:noProof/>
                <w:webHidden/>
              </w:rPr>
              <w:tab/>
            </w:r>
            <w:r w:rsidR="003404BF">
              <w:rPr>
                <w:noProof/>
                <w:webHidden/>
              </w:rPr>
              <w:fldChar w:fldCharType="begin"/>
            </w:r>
            <w:r w:rsidR="003404BF">
              <w:rPr>
                <w:noProof/>
                <w:webHidden/>
              </w:rPr>
              <w:instrText xml:space="preserve"> PAGEREF _Toc14374342 \h </w:instrText>
            </w:r>
            <w:r w:rsidR="003404BF">
              <w:rPr>
                <w:noProof/>
                <w:webHidden/>
              </w:rPr>
            </w:r>
            <w:r w:rsidR="003404BF">
              <w:rPr>
                <w:noProof/>
                <w:webHidden/>
              </w:rPr>
              <w:fldChar w:fldCharType="separate"/>
            </w:r>
            <w:r w:rsidR="00E87082">
              <w:rPr>
                <w:noProof/>
                <w:webHidden/>
              </w:rPr>
              <w:t>31</w:t>
            </w:r>
            <w:r w:rsidR="003404BF">
              <w:rPr>
                <w:noProof/>
                <w:webHidden/>
              </w:rPr>
              <w:fldChar w:fldCharType="end"/>
            </w:r>
          </w:hyperlink>
        </w:p>
        <w:p w14:paraId="58A94443" w14:textId="77777777" w:rsidR="003404BF" w:rsidRDefault="001D2B29">
          <w:pPr>
            <w:pStyle w:val="TOC2"/>
            <w:tabs>
              <w:tab w:val="right" w:pos="8630"/>
            </w:tabs>
            <w:rPr>
              <w:i w:val="0"/>
              <w:noProof/>
              <w:kern w:val="2"/>
              <w:sz w:val="24"/>
              <w:szCs w:val="24"/>
              <w:lang w:eastAsia="zh-TW"/>
            </w:rPr>
          </w:pPr>
          <w:hyperlink w:anchor="_Toc14374343" w:history="1">
            <w:r w:rsidR="003404BF" w:rsidRPr="00C801E0">
              <w:rPr>
                <w:rStyle w:val="Hyperlink"/>
                <w:rFonts w:ascii="DFKai-SB" w:eastAsia="DFKai-SB" w:hAnsi="DFKai-SB" w:hint="eastAsia"/>
                <w:noProof/>
              </w:rPr>
              <w:t>第二節 變數重要性衡量</w:t>
            </w:r>
            <w:r w:rsidR="003404BF">
              <w:rPr>
                <w:noProof/>
                <w:webHidden/>
              </w:rPr>
              <w:tab/>
            </w:r>
            <w:r w:rsidR="003404BF">
              <w:rPr>
                <w:noProof/>
                <w:webHidden/>
              </w:rPr>
              <w:fldChar w:fldCharType="begin"/>
            </w:r>
            <w:r w:rsidR="003404BF">
              <w:rPr>
                <w:noProof/>
                <w:webHidden/>
              </w:rPr>
              <w:instrText xml:space="preserve"> PAGEREF _Toc14374343 \h </w:instrText>
            </w:r>
            <w:r w:rsidR="003404BF">
              <w:rPr>
                <w:noProof/>
                <w:webHidden/>
              </w:rPr>
            </w:r>
            <w:r w:rsidR="003404BF">
              <w:rPr>
                <w:noProof/>
                <w:webHidden/>
              </w:rPr>
              <w:fldChar w:fldCharType="separate"/>
            </w:r>
            <w:r w:rsidR="00E87082">
              <w:rPr>
                <w:noProof/>
                <w:webHidden/>
              </w:rPr>
              <w:t>31</w:t>
            </w:r>
            <w:r w:rsidR="003404BF">
              <w:rPr>
                <w:noProof/>
                <w:webHidden/>
              </w:rPr>
              <w:fldChar w:fldCharType="end"/>
            </w:r>
          </w:hyperlink>
        </w:p>
        <w:p w14:paraId="70ACA271" w14:textId="77777777" w:rsidR="003404BF" w:rsidRDefault="001D2B29">
          <w:pPr>
            <w:pStyle w:val="TOC2"/>
            <w:tabs>
              <w:tab w:val="right" w:pos="8630"/>
            </w:tabs>
            <w:rPr>
              <w:i w:val="0"/>
              <w:noProof/>
              <w:kern w:val="2"/>
              <w:sz w:val="24"/>
              <w:szCs w:val="24"/>
              <w:lang w:eastAsia="zh-TW"/>
            </w:rPr>
          </w:pPr>
          <w:hyperlink w:anchor="_Toc14374344" w:history="1">
            <w:r w:rsidR="003404BF" w:rsidRPr="00C801E0">
              <w:rPr>
                <w:rStyle w:val="Hyperlink"/>
                <w:rFonts w:ascii="DFKai-SB" w:eastAsia="DFKai-SB" w:hAnsi="DFKai-SB" w:hint="eastAsia"/>
                <w:noProof/>
                <w:lang w:eastAsia="zh-TW"/>
              </w:rPr>
              <w:t>第三節 基礎模型比較</w:t>
            </w:r>
            <w:r w:rsidR="003404BF">
              <w:rPr>
                <w:noProof/>
                <w:webHidden/>
              </w:rPr>
              <w:tab/>
            </w:r>
            <w:r w:rsidR="003404BF">
              <w:rPr>
                <w:noProof/>
                <w:webHidden/>
              </w:rPr>
              <w:fldChar w:fldCharType="begin"/>
            </w:r>
            <w:r w:rsidR="003404BF">
              <w:rPr>
                <w:noProof/>
                <w:webHidden/>
              </w:rPr>
              <w:instrText xml:space="preserve"> PAGEREF _Toc14374344 \h </w:instrText>
            </w:r>
            <w:r w:rsidR="003404BF">
              <w:rPr>
                <w:noProof/>
                <w:webHidden/>
              </w:rPr>
            </w:r>
            <w:r w:rsidR="003404BF">
              <w:rPr>
                <w:noProof/>
                <w:webHidden/>
              </w:rPr>
              <w:fldChar w:fldCharType="separate"/>
            </w:r>
            <w:r w:rsidR="00E87082">
              <w:rPr>
                <w:noProof/>
                <w:webHidden/>
              </w:rPr>
              <w:t>32</w:t>
            </w:r>
            <w:r w:rsidR="003404BF">
              <w:rPr>
                <w:noProof/>
                <w:webHidden/>
              </w:rPr>
              <w:fldChar w:fldCharType="end"/>
            </w:r>
          </w:hyperlink>
        </w:p>
        <w:p w14:paraId="29E0BCAB" w14:textId="77777777" w:rsidR="003404BF" w:rsidRDefault="001D2B29">
          <w:pPr>
            <w:pStyle w:val="TOC2"/>
            <w:tabs>
              <w:tab w:val="right" w:pos="8630"/>
            </w:tabs>
            <w:rPr>
              <w:i w:val="0"/>
              <w:noProof/>
              <w:kern w:val="2"/>
              <w:sz w:val="24"/>
              <w:szCs w:val="24"/>
              <w:lang w:eastAsia="zh-TW"/>
            </w:rPr>
          </w:pPr>
          <w:hyperlink w:anchor="_Toc14374345" w:history="1">
            <w:r w:rsidR="003404BF" w:rsidRPr="00C801E0">
              <w:rPr>
                <w:rStyle w:val="Hyperlink"/>
                <w:rFonts w:ascii="DFKai-SB" w:eastAsia="DFKai-SB" w:hAnsi="DFKai-SB" w:hint="eastAsia"/>
                <w:noProof/>
              </w:rPr>
              <w:t>第四節 過度擬合討論</w:t>
            </w:r>
            <w:r w:rsidR="003404BF">
              <w:rPr>
                <w:noProof/>
                <w:webHidden/>
              </w:rPr>
              <w:tab/>
            </w:r>
            <w:r w:rsidR="003404BF">
              <w:rPr>
                <w:noProof/>
                <w:webHidden/>
              </w:rPr>
              <w:fldChar w:fldCharType="begin"/>
            </w:r>
            <w:r w:rsidR="003404BF">
              <w:rPr>
                <w:noProof/>
                <w:webHidden/>
              </w:rPr>
              <w:instrText xml:space="preserve"> PAGEREF _Toc14374345 \h </w:instrText>
            </w:r>
            <w:r w:rsidR="003404BF">
              <w:rPr>
                <w:noProof/>
                <w:webHidden/>
              </w:rPr>
            </w:r>
            <w:r w:rsidR="003404BF">
              <w:rPr>
                <w:noProof/>
                <w:webHidden/>
              </w:rPr>
              <w:fldChar w:fldCharType="separate"/>
            </w:r>
            <w:r w:rsidR="00E87082">
              <w:rPr>
                <w:noProof/>
                <w:webHidden/>
              </w:rPr>
              <w:t>33</w:t>
            </w:r>
            <w:r w:rsidR="003404BF">
              <w:rPr>
                <w:noProof/>
                <w:webHidden/>
              </w:rPr>
              <w:fldChar w:fldCharType="end"/>
            </w:r>
          </w:hyperlink>
        </w:p>
        <w:p w14:paraId="2DB2AA17" w14:textId="77777777" w:rsidR="003404BF" w:rsidRDefault="001D2B29">
          <w:pPr>
            <w:pStyle w:val="TOC1"/>
            <w:tabs>
              <w:tab w:val="right" w:pos="8630"/>
            </w:tabs>
            <w:rPr>
              <w:b w:val="0"/>
              <w:noProof/>
              <w:kern w:val="2"/>
              <w:sz w:val="24"/>
              <w:szCs w:val="24"/>
              <w:lang w:eastAsia="zh-TW"/>
            </w:rPr>
          </w:pPr>
          <w:hyperlink w:anchor="_Toc14374346" w:history="1">
            <w:r w:rsidR="003404BF" w:rsidRPr="00C801E0">
              <w:rPr>
                <w:rStyle w:val="Hyperlink"/>
                <w:rFonts w:ascii="DFKai-SB" w:eastAsia="DFKai-SB" w:hAnsi="DFKai-SB" w:hint="eastAsia"/>
                <w:noProof/>
              </w:rPr>
              <w:t>第五章 結論與建議</w:t>
            </w:r>
            <w:r w:rsidR="003404BF">
              <w:rPr>
                <w:noProof/>
                <w:webHidden/>
              </w:rPr>
              <w:tab/>
            </w:r>
            <w:r w:rsidR="003404BF">
              <w:rPr>
                <w:noProof/>
                <w:webHidden/>
              </w:rPr>
              <w:fldChar w:fldCharType="begin"/>
            </w:r>
            <w:r w:rsidR="003404BF">
              <w:rPr>
                <w:noProof/>
                <w:webHidden/>
              </w:rPr>
              <w:instrText xml:space="preserve"> PAGEREF _Toc14374346 \h </w:instrText>
            </w:r>
            <w:r w:rsidR="003404BF">
              <w:rPr>
                <w:noProof/>
                <w:webHidden/>
              </w:rPr>
            </w:r>
            <w:r w:rsidR="003404BF">
              <w:rPr>
                <w:noProof/>
                <w:webHidden/>
              </w:rPr>
              <w:fldChar w:fldCharType="separate"/>
            </w:r>
            <w:r w:rsidR="00E87082">
              <w:rPr>
                <w:noProof/>
                <w:webHidden/>
              </w:rPr>
              <w:t>33</w:t>
            </w:r>
            <w:r w:rsidR="003404BF">
              <w:rPr>
                <w:noProof/>
                <w:webHidden/>
              </w:rPr>
              <w:fldChar w:fldCharType="end"/>
            </w:r>
          </w:hyperlink>
        </w:p>
        <w:p w14:paraId="3A33F026" w14:textId="77777777" w:rsidR="003404BF" w:rsidRDefault="001D2B29">
          <w:pPr>
            <w:pStyle w:val="TOC2"/>
            <w:tabs>
              <w:tab w:val="right" w:pos="8630"/>
            </w:tabs>
            <w:rPr>
              <w:i w:val="0"/>
              <w:noProof/>
              <w:kern w:val="2"/>
              <w:sz w:val="24"/>
              <w:szCs w:val="24"/>
              <w:lang w:eastAsia="zh-TW"/>
            </w:rPr>
          </w:pPr>
          <w:hyperlink w:anchor="_Toc14374347" w:history="1">
            <w:r w:rsidR="003404BF" w:rsidRPr="00C801E0">
              <w:rPr>
                <w:rStyle w:val="Hyperlink"/>
                <w:rFonts w:ascii="DFKai-SB" w:eastAsia="DFKai-SB" w:hAnsi="DFKai-SB" w:hint="eastAsia"/>
                <w:noProof/>
              </w:rPr>
              <w:t>第一節 結論</w:t>
            </w:r>
            <w:r w:rsidR="003404BF">
              <w:rPr>
                <w:noProof/>
                <w:webHidden/>
              </w:rPr>
              <w:tab/>
            </w:r>
            <w:r w:rsidR="003404BF">
              <w:rPr>
                <w:noProof/>
                <w:webHidden/>
              </w:rPr>
              <w:fldChar w:fldCharType="begin"/>
            </w:r>
            <w:r w:rsidR="003404BF">
              <w:rPr>
                <w:noProof/>
                <w:webHidden/>
              </w:rPr>
              <w:instrText xml:space="preserve"> PAGEREF _Toc14374347 \h </w:instrText>
            </w:r>
            <w:r w:rsidR="003404BF">
              <w:rPr>
                <w:noProof/>
                <w:webHidden/>
              </w:rPr>
            </w:r>
            <w:r w:rsidR="003404BF">
              <w:rPr>
                <w:noProof/>
                <w:webHidden/>
              </w:rPr>
              <w:fldChar w:fldCharType="separate"/>
            </w:r>
            <w:r w:rsidR="00E87082">
              <w:rPr>
                <w:noProof/>
                <w:webHidden/>
              </w:rPr>
              <w:t>33</w:t>
            </w:r>
            <w:r w:rsidR="003404BF">
              <w:rPr>
                <w:noProof/>
                <w:webHidden/>
              </w:rPr>
              <w:fldChar w:fldCharType="end"/>
            </w:r>
          </w:hyperlink>
        </w:p>
        <w:p w14:paraId="7590B9B1" w14:textId="77777777" w:rsidR="003404BF" w:rsidRDefault="001D2B29">
          <w:pPr>
            <w:pStyle w:val="TOC2"/>
            <w:tabs>
              <w:tab w:val="right" w:pos="8630"/>
            </w:tabs>
            <w:rPr>
              <w:i w:val="0"/>
              <w:noProof/>
              <w:kern w:val="2"/>
              <w:sz w:val="24"/>
              <w:szCs w:val="24"/>
              <w:lang w:eastAsia="zh-TW"/>
            </w:rPr>
          </w:pPr>
          <w:hyperlink w:anchor="_Toc14374348" w:history="1">
            <w:r w:rsidR="003404BF" w:rsidRPr="00C801E0">
              <w:rPr>
                <w:rStyle w:val="Hyperlink"/>
                <w:rFonts w:ascii="DFKai-SB" w:eastAsia="DFKai-SB" w:hAnsi="DFKai-SB" w:hint="eastAsia"/>
                <w:noProof/>
              </w:rPr>
              <w:t>第二節 建議</w:t>
            </w:r>
            <w:r w:rsidR="003404BF">
              <w:rPr>
                <w:noProof/>
                <w:webHidden/>
              </w:rPr>
              <w:tab/>
            </w:r>
            <w:r w:rsidR="003404BF">
              <w:rPr>
                <w:noProof/>
                <w:webHidden/>
              </w:rPr>
              <w:fldChar w:fldCharType="begin"/>
            </w:r>
            <w:r w:rsidR="003404BF">
              <w:rPr>
                <w:noProof/>
                <w:webHidden/>
              </w:rPr>
              <w:instrText xml:space="preserve"> PAGEREF _Toc14374348 \h </w:instrText>
            </w:r>
            <w:r w:rsidR="003404BF">
              <w:rPr>
                <w:noProof/>
                <w:webHidden/>
              </w:rPr>
            </w:r>
            <w:r w:rsidR="003404BF">
              <w:rPr>
                <w:noProof/>
                <w:webHidden/>
              </w:rPr>
              <w:fldChar w:fldCharType="separate"/>
            </w:r>
            <w:r w:rsidR="00E87082">
              <w:rPr>
                <w:noProof/>
                <w:webHidden/>
              </w:rPr>
              <w:t>33</w:t>
            </w:r>
            <w:r w:rsidR="003404BF">
              <w:rPr>
                <w:noProof/>
                <w:webHidden/>
              </w:rPr>
              <w:fldChar w:fldCharType="end"/>
            </w:r>
          </w:hyperlink>
        </w:p>
        <w:p w14:paraId="4C30BDFA" w14:textId="77777777" w:rsidR="003404BF" w:rsidRDefault="001D2B29">
          <w:pPr>
            <w:pStyle w:val="TOC1"/>
            <w:tabs>
              <w:tab w:val="right" w:pos="8630"/>
            </w:tabs>
            <w:rPr>
              <w:b w:val="0"/>
              <w:noProof/>
              <w:kern w:val="2"/>
              <w:sz w:val="24"/>
              <w:szCs w:val="24"/>
              <w:lang w:eastAsia="zh-TW"/>
            </w:rPr>
          </w:pPr>
          <w:hyperlink w:anchor="_Toc14374349" w:history="1">
            <w:r w:rsidR="003404BF" w:rsidRPr="00C801E0">
              <w:rPr>
                <w:rStyle w:val="Hyperlink"/>
                <w:rFonts w:ascii="DFKai-SB" w:eastAsia="DFKai-SB" w:hAnsi="DFKai-SB" w:hint="eastAsia"/>
                <w:noProof/>
              </w:rPr>
              <w:t>第六章 參考文獻</w:t>
            </w:r>
            <w:r w:rsidR="003404BF">
              <w:rPr>
                <w:noProof/>
                <w:webHidden/>
              </w:rPr>
              <w:tab/>
            </w:r>
            <w:r w:rsidR="003404BF">
              <w:rPr>
                <w:noProof/>
                <w:webHidden/>
              </w:rPr>
              <w:fldChar w:fldCharType="begin"/>
            </w:r>
            <w:r w:rsidR="003404BF">
              <w:rPr>
                <w:noProof/>
                <w:webHidden/>
              </w:rPr>
              <w:instrText xml:space="preserve"> PAGEREF _Toc14374349 \h </w:instrText>
            </w:r>
            <w:r w:rsidR="003404BF">
              <w:rPr>
                <w:noProof/>
                <w:webHidden/>
              </w:rPr>
            </w:r>
            <w:r w:rsidR="003404BF">
              <w:rPr>
                <w:noProof/>
                <w:webHidden/>
              </w:rPr>
              <w:fldChar w:fldCharType="separate"/>
            </w:r>
            <w:r w:rsidR="00E87082">
              <w:rPr>
                <w:noProof/>
                <w:webHidden/>
              </w:rPr>
              <w:t>34</w:t>
            </w:r>
            <w:r w:rsidR="003404BF">
              <w:rPr>
                <w:noProof/>
                <w:webHidden/>
              </w:rPr>
              <w:fldChar w:fldCharType="end"/>
            </w:r>
          </w:hyperlink>
        </w:p>
        <w:p w14:paraId="04F4F145" w14:textId="77777777" w:rsidR="003404BF" w:rsidRDefault="001D2B29">
          <w:pPr>
            <w:pStyle w:val="TOC1"/>
            <w:tabs>
              <w:tab w:val="right" w:pos="8630"/>
            </w:tabs>
            <w:rPr>
              <w:b w:val="0"/>
              <w:noProof/>
              <w:kern w:val="2"/>
              <w:sz w:val="24"/>
              <w:szCs w:val="24"/>
              <w:lang w:eastAsia="zh-TW"/>
            </w:rPr>
          </w:pPr>
          <w:hyperlink w:anchor="_Toc14374350" w:history="1">
            <w:r w:rsidR="003404BF" w:rsidRPr="00C801E0">
              <w:rPr>
                <w:rStyle w:val="Hyperlink"/>
                <w:rFonts w:ascii="DFKai-SB" w:eastAsia="DFKai-SB" w:hAnsi="DFKai-SB" w:hint="eastAsia"/>
                <w:noProof/>
              </w:rPr>
              <w:t>第七章 附錄</w:t>
            </w:r>
            <w:r w:rsidR="003404BF">
              <w:rPr>
                <w:noProof/>
                <w:webHidden/>
              </w:rPr>
              <w:tab/>
            </w:r>
            <w:r w:rsidR="003404BF">
              <w:rPr>
                <w:noProof/>
                <w:webHidden/>
              </w:rPr>
              <w:fldChar w:fldCharType="begin"/>
            </w:r>
            <w:r w:rsidR="003404BF">
              <w:rPr>
                <w:noProof/>
                <w:webHidden/>
              </w:rPr>
              <w:instrText xml:space="preserve"> PAGEREF _Toc14374350 \h </w:instrText>
            </w:r>
            <w:r w:rsidR="003404BF">
              <w:rPr>
                <w:noProof/>
                <w:webHidden/>
              </w:rPr>
            </w:r>
            <w:r w:rsidR="003404BF">
              <w:rPr>
                <w:noProof/>
                <w:webHidden/>
              </w:rPr>
              <w:fldChar w:fldCharType="separate"/>
            </w:r>
            <w:r w:rsidR="00E87082">
              <w:rPr>
                <w:noProof/>
                <w:webHidden/>
              </w:rPr>
              <w:t>36</w:t>
            </w:r>
            <w:r w:rsidR="003404BF">
              <w:rPr>
                <w:noProof/>
                <w:webHidden/>
              </w:rPr>
              <w:fldChar w:fldCharType="end"/>
            </w:r>
          </w:hyperlink>
        </w:p>
        <w:p w14:paraId="4E6BFD15" w14:textId="2D8E0070" w:rsidR="002E33C1" w:rsidRPr="00714978" w:rsidRDefault="001C40C4">
          <w:pPr>
            <w:rPr>
              <w:rFonts w:ascii="DFKai-SB" w:eastAsia="DFKai-SB" w:hAnsi="DFKai-SB"/>
            </w:rPr>
          </w:pPr>
          <w:r w:rsidRPr="00FD6110">
            <w:rPr>
              <w:rFonts w:ascii="DFKai-SB" w:eastAsia="DFKai-SB" w:hAnsi="DFKai-SB"/>
              <w:b/>
              <w:bCs/>
              <w:noProof/>
            </w:rPr>
            <w:fldChar w:fldCharType="end"/>
          </w:r>
        </w:p>
      </w:sdtContent>
    </w:sdt>
    <w:p w14:paraId="1DBF47F8" w14:textId="77777777" w:rsidR="00B12045" w:rsidRDefault="00B12045" w:rsidP="00864936">
      <w:pPr>
        <w:pStyle w:val="TableofFigures"/>
        <w:tabs>
          <w:tab w:val="right" w:leader="underscore" w:pos="8630"/>
        </w:tabs>
        <w:spacing w:line="360" w:lineRule="auto"/>
        <w:outlineLvl w:val="0"/>
        <w:rPr>
          <w:rFonts w:ascii="DFKai-SB" w:eastAsia="DFKai-SB" w:hAnsi="DFKai-SB" w:cstheme="majorBidi"/>
          <w:i w:val="0"/>
          <w:color w:val="365F91" w:themeColor="accent1" w:themeShade="BF"/>
          <w:sz w:val="32"/>
          <w:szCs w:val="32"/>
          <w:lang w:val="zh-TW"/>
        </w:rPr>
      </w:pPr>
    </w:p>
    <w:p w14:paraId="40C24AD3" w14:textId="78BD692D" w:rsidR="008A7C51" w:rsidRPr="00FD6110" w:rsidRDefault="008A7C51" w:rsidP="00864936">
      <w:pPr>
        <w:pStyle w:val="TableofFigures"/>
        <w:tabs>
          <w:tab w:val="right" w:leader="underscore" w:pos="8630"/>
        </w:tabs>
        <w:spacing w:line="360" w:lineRule="auto"/>
        <w:outlineLvl w:val="0"/>
        <w:rPr>
          <w:rFonts w:ascii="DFKai-SB" w:eastAsia="DFKai-SB" w:hAnsi="DFKai-SB" w:cstheme="majorBidi"/>
          <w:i w:val="0"/>
          <w:color w:val="365F91" w:themeColor="accent1" w:themeShade="BF"/>
          <w:sz w:val="32"/>
          <w:szCs w:val="32"/>
          <w:lang w:val="zh-TW" w:eastAsia="zh-TW"/>
        </w:rPr>
      </w:pPr>
      <w:bookmarkStart w:id="1" w:name="_Toc14374317"/>
      <w:r w:rsidRPr="00FD6110">
        <w:rPr>
          <w:rFonts w:ascii="DFKai-SB" w:eastAsia="DFKai-SB" w:hAnsi="DFKai-SB" w:cstheme="majorBidi"/>
          <w:i w:val="0"/>
          <w:color w:val="365F91" w:themeColor="accent1" w:themeShade="BF"/>
          <w:sz w:val="32"/>
          <w:szCs w:val="32"/>
          <w:lang w:val="zh-TW" w:eastAsia="zh-TW"/>
        </w:rPr>
        <w:lastRenderedPageBreak/>
        <w:t>圖目錄</w:t>
      </w:r>
      <w:bookmarkEnd w:id="1"/>
    </w:p>
    <w:p w14:paraId="6CC4B70F" w14:textId="2F98B9D4" w:rsidR="00764A93" w:rsidRPr="00BA511C" w:rsidRDefault="00764A93" w:rsidP="00864936">
      <w:pPr>
        <w:pStyle w:val="TableofFigures"/>
        <w:tabs>
          <w:tab w:val="right" w:leader="underscore" w:pos="8630"/>
        </w:tabs>
        <w:spacing w:line="360" w:lineRule="auto"/>
        <w:rPr>
          <w:i w:val="0"/>
          <w:noProof/>
          <w:kern w:val="2"/>
          <w:sz w:val="24"/>
          <w:szCs w:val="24"/>
          <w:lang w:eastAsia="zh-TW"/>
        </w:rPr>
      </w:pPr>
      <w:r w:rsidRPr="00BA511C">
        <w:rPr>
          <w:rFonts w:ascii="DFKai-SB" w:eastAsia="DFKai-SB" w:hAnsi="DFKai-SB" w:hint="eastAsia"/>
          <w:i w:val="0"/>
          <w:noProof/>
          <w:lang w:eastAsia="zh-TW"/>
        </w:rPr>
        <w:t>圖</w:t>
      </w:r>
      <w:r w:rsidRPr="00BA511C">
        <w:rPr>
          <w:rFonts w:ascii="DFKai-SB" w:eastAsia="DFKai-SB" w:hAnsi="DFKai-SB"/>
          <w:i w:val="0"/>
          <w:noProof/>
          <w:lang w:eastAsia="zh-TW"/>
        </w:rPr>
        <w:t xml:space="preserve"> 2-1</w:t>
      </w:r>
      <w:r w:rsidRPr="00BA511C">
        <w:rPr>
          <w:rFonts w:ascii="DFKai-SB" w:eastAsia="DFKai-SB" w:hAnsi="DFKai-SB" w:hint="eastAsia"/>
          <w:i w:val="0"/>
          <w:noProof/>
          <w:lang w:eastAsia="zh-TW"/>
        </w:rPr>
        <w:t>：</w:t>
      </w:r>
      <w:r w:rsidR="00BA511C" w:rsidRPr="00BA511C">
        <w:rPr>
          <w:rFonts w:ascii="DFKai-SB" w:eastAsia="DFKai-SB" w:hAnsi="DFKai-SB" w:hint="eastAsia"/>
          <w:i w:val="0"/>
          <w:noProof/>
          <w:lang w:eastAsia="zh-TW"/>
        </w:rPr>
        <w:t>學生二一頻率圖</w:t>
      </w:r>
      <w:r w:rsidRPr="00BA511C">
        <w:rPr>
          <w:i w:val="0"/>
          <w:noProof/>
          <w:lang w:eastAsia="zh-TW"/>
        </w:rPr>
        <w:tab/>
      </w:r>
      <w:r w:rsidR="001A3031">
        <w:rPr>
          <w:i w:val="0"/>
          <w:noProof/>
          <w:lang w:eastAsia="zh-TW"/>
        </w:rPr>
        <w:t>8</w:t>
      </w:r>
    </w:p>
    <w:p w14:paraId="56C0EF1A" w14:textId="3F04F95D" w:rsidR="00BA511C" w:rsidRPr="00BA511C" w:rsidRDefault="00BA511C" w:rsidP="00864936">
      <w:pPr>
        <w:pStyle w:val="TableofFigures"/>
        <w:tabs>
          <w:tab w:val="right" w:leader="underscore" w:pos="8630"/>
        </w:tabs>
        <w:spacing w:line="360" w:lineRule="auto"/>
        <w:rPr>
          <w:i w:val="0"/>
          <w:noProof/>
          <w:kern w:val="2"/>
          <w:sz w:val="24"/>
          <w:szCs w:val="24"/>
          <w:lang w:eastAsia="zh-TW"/>
        </w:rPr>
      </w:pPr>
      <w:r w:rsidRPr="00BA511C">
        <w:rPr>
          <w:rFonts w:ascii="DFKai-SB" w:eastAsia="DFKai-SB" w:hAnsi="DFKai-SB" w:hint="eastAsia"/>
          <w:i w:val="0"/>
          <w:noProof/>
          <w:lang w:eastAsia="zh-TW"/>
        </w:rPr>
        <w:t>圖</w:t>
      </w:r>
      <w:r w:rsidRPr="00BA511C">
        <w:rPr>
          <w:rFonts w:ascii="DFKai-SB" w:eastAsia="DFKai-SB" w:hAnsi="DFKai-SB"/>
          <w:i w:val="0"/>
          <w:noProof/>
          <w:lang w:eastAsia="zh-TW"/>
        </w:rPr>
        <w:t xml:space="preserve"> 2</w:t>
      </w:r>
      <w:r>
        <w:rPr>
          <w:rFonts w:ascii="DFKai-SB" w:eastAsia="DFKai-SB" w:hAnsi="DFKai-SB"/>
          <w:i w:val="0"/>
          <w:noProof/>
          <w:lang w:eastAsia="zh-TW"/>
        </w:rPr>
        <w:t>-2</w:t>
      </w:r>
      <w:r w:rsidRPr="00BA511C">
        <w:rPr>
          <w:rFonts w:ascii="DFKai-SB" w:eastAsia="DFKai-SB" w:hAnsi="DFKai-SB" w:hint="eastAsia"/>
          <w:i w:val="0"/>
          <w:noProof/>
          <w:lang w:eastAsia="zh-TW"/>
        </w:rPr>
        <w:t>：入學年與學生二一關係圖</w:t>
      </w:r>
      <w:r w:rsidRPr="00BA511C">
        <w:rPr>
          <w:i w:val="0"/>
          <w:noProof/>
          <w:lang w:eastAsia="zh-TW"/>
        </w:rPr>
        <w:tab/>
      </w:r>
      <w:r w:rsidR="001A3031">
        <w:rPr>
          <w:i w:val="0"/>
          <w:noProof/>
          <w:lang w:eastAsia="zh-TW"/>
        </w:rPr>
        <w:t>9</w:t>
      </w:r>
    </w:p>
    <w:p w14:paraId="42A1AD55" w14:textId="58E5CF27" w:rsidR="00BA511C" w:rsidRPr="00BA511C" w:rsidRDefault="00BA511C" w:rsidP="00864936">
      <w:pPr>
        <w:pStyle w:val="TableofFigures"/>
        <w:tabs>
          <w:tab w:val="right" w:leader="underscore" w:pos="8630"/>
        </w:tabs>
        <w:spacing w:line="360" w:lineRule="auto"/>
        <w:rPr>
          <w:i w:val="0"/>
          <w:noProof/>
          <w:kern w:val="2"/>
          <w:sz w:val="24"/>
          <w:szCs w:val="24"/>
          <w:lang w:eastAsia="zh-TW"/>
        </w:rPr>
      </w:pPr>
      <w:r w:rsidRPr="00BA511C">
        <w:rPr>
          <w:rFonts w:ascii="DFKai-SB" w:eastAsia="DFKai-SB" w:hAnsi="DFKai-SB" w:hint="eastAsia"/>
          <w:i w:val="0"/>
          <w:noProof/>
          <w:lang w:eastAsia="zh-TW"/>
        </w:rPr>
        <w:t>圖</w:t>
      </w:r>
      <w:r w:rsidRPr="00BA511C">
        <w:rPr>
          <w:rFonts w:ascii="DFKai-SB" w:eastAsia="DFKai-SB" w:hAnsi="DFKai-SB"/>
          <w:i w:val="0"/>
          <w:noProof/>
          <w:lang w:eastAsia="zh-TW"/>
        </w:rPr>
        <w:t xml:space="preserve"> 2</w:t>
      </w:r>
      <w:r>
        <w:rPr>
          <w:rFonts w:ascii="DFKai-SB" w:eastAsia="DFKai-SB" w:hAnsi="DFKai-SB"/>
          <w:i w:val="0"/>
          <w:noProof/>
          <w:lang w:eastAsia="zh-TW"/>
        </w:rPr>
        <w:t>-3</w:t>
      </w:r>
      <w:r w:rsidRPr="00BA511C">
        <w:rPr>
          <w:rFonts w:ascii="DFKai-SB" w:eastAsia="DFKai-SB" w:hAnsi="DFKai-SB" w:hint="eastAsia"/>
          <w:i w:val="0"/>
          <w:noProof/>
          <w:lang w:eastAsia="zh-TW"/>
        </w:rPr>
        <w:t>：學生累積二一與學期圖</w:t>
      </w:r>
      <w:r w:rsidRPr="00BA511C">
        <w:rPr>
          <w:i w:val="0"/>
          <w:noProof/>
          <w:lang w:eastAsia="zh-TW"/>
        </w:rPr>
        <w:tab/>
      </w:r>
      <w:r>
        <w:rPr>
          <w:i w:val="0"/>
          <w:noProof/>
          <w:lang w:eastAsia="zh-TW"/>
        </w:rPr>
        <w:t>1</w:t>
      </w:r>
      <w:r w:rsidR="001A3031">
        <w:rPr>
          <w:i w:val="0"/>
          <w:noProof/>
          <w:lang w:eastAsia="zh-TW"/>
        </w:rPr>
        <w:t>0</w:t>
      </w:r>
    </w:p>
    <w:p w14:paraId="4F837D81" w14:textId="20AB56B3" w:rsidR="00BA511C" w:rsidRPr="00BA511C" w:rsidRDefault="00BA511C" w:rsidP="00864936">
      <w:pPr>
        <w:pStyle w:val="TableofFigures"/>
        <w:tabs>
          <w:tab w:val="right" w:leader="underscore" w:pos="8630"/>
        </w:tabs>
        <w:spacing w:line="360" w:lineRule="auto"/>
        <w:rPr>
          <w:i w:val="0"/>
          <w:noProof/>
          <w:kern w:val="2"/>
          <w:sz w:val="24"/>
          <w:szCs w:val="24"/>
          <w:lang w:eastAsia="zh-TW"/>
        </w:rPr>
      </w:pPr>
      <w:r w:rsidRPr="00BA511C">
        <w:rPr>
          <w:rFonts w:ascii="DFKai-SB" w:eastAsia="DFKai-SB" w:hAnsi="DFKai-SB" w:hint="eastAsia"/>
          <w:i w:val="0"/>
          <w:noProof/>
          <w:lang w:eastAsia="zh-TW"/>
        </w:rPr>
        <w:t>圖</w:t>
      </w:r>
      <w:r w:rsidRPr="00BA511C">
        <w:rPr>
          <w:rFonts w:ascii="DFKai-SB" w:eastAsia="DFKai-SB" w:hAnsi="DFKai-SB"/>
          <w:i w:val="0"/>
          <w:noProof/>
          <w:lang w:eastAsia="zh-TW"/>
        </w:rPr>
        <w:t xml:space="preserve"> 2</w:t>
      </w:r>
      <w:r>
        <w:rPr>
          <w:rFonts w:ascii="DFKai-SB" w:eastAsia="DFKai-SB" w:hAnsi="DFKai-SB"/>
          <w:i w:val="0"/>
          <w:noProof/>
          <w:lang w:eastAsia="zh-TW"/>
        </w:rPr>
        <w:t>-4</w:t>
      </w:r>
      <w:r w:rsidRPr="00BA511C">
        <w:rPr>
          <w:rFonts w:ascii="DFKai-SB" w:eastAsia="DFKai-SB" w:hAnsi="DFKai-SB" w:hint="eastAsia"/>
          <w:i w:val="0"/>
          <w:noProof/>
          <w:lang w:eastAsia="zh-TW"/>
        </w:rPr>
        <w:t>：累積必修被當比與學生二一關係圖</w:t>
      </w:r>
      <w:r w:rsidRPr="00BA511C">
        <w:rPr>
          <w:i w:val="0"/>
          <w:noProof/>
          <w:lang w:eastAsia="zh-TW"/>
        </w:rPr>
        <w:tab/>
      </w:r>
      <w:r>
        <w:rPr>
          <w:i w:val="0"/>
          <w:noProof/>
          <w:lang w:eastAsia="zh-TW"/>
        </w:rPr>
        <w:t>1</w:t>
      </w:r>
      <w:r w:rsidR="001A3031">
        <w:rPr>
          <w:i w:val="0"/>
          <w:noProof/>
          <w:lang w:eastAsia="zh-TW"/>
        </w:rPr>
        <w:t>2</w:t>
      </w:r>
    </w:p>
    <w:p w14:paraId="02729FB9" w14:textId="5C1E576B" w:rsidR="00BA511C" w:rsidRPr="00BA511C" w:rsidRDefault="00BA511C" w:rsidP="00864936">
      <w:pPr>
        <w:pStyle w:val="TableofFigures"/>
        <w:tabs>
          <w:tab w:val="right" w:leader="underscore" w:pos="8630"/>
        </w:tabs>
        <w:spacing w:line="360" w:lineRule="auto"/>
        <w:rPr>
          <w:i w:val="0"/>
          <w:noProof/>
          <w:kern w:val="2"/>
          <w:sz w:val="24"/>
          <w:szCs w:val="24"/>
          <w:lang w:eastAsia="zh-TW"/>
        </w:rPr>
      </w:pPr>
      <w:r w:rsidRPr="00BA511C">
        <w:rPr>
          <w:rFonts w:ascii="DFKai-SB" w:eastAsia="DFKai-SB" w:hAnsi="DFKai-SB" w:hint="eastAsia"/>
          <w:i w:val="0"/>
          <w:noProof/>
          <w:lang w:eastAsia="zh-TW"/>
        </w:rPr>
        <w:t>圖</w:t>
      </w:r>
      <w:r w:rsidRPr="00BA511C">
        <w:rPr>
          <w:rFonts w:ascii="DFKai-SB" w:eastAsia="DFKai-SB" w:hAnsi="DFKai-SB"/>
          <w:i w:val="0"/>
          <w:noProof/>
          <w:lang w:eastAsia="zh-TW"/>
        </w:rPr>
        <w:t xml:space="preserve"> 2</w:t>
      </w:r>
      <w:r>
        <w:rPr>
          <w:rFonts w:ascii="DFKai-SB" w:eastAsia="DFKai-SB" w:hAnsi="DFKai-SB"/>
          <w:i w:val="0"/>
          <w:noProof/>
          <w:lang w:eastAsia="zh-TW"/>
        </w:rPr>
        <w:t>-5</w:t>
      </w:r>
      <w:r w:rsidRPr="00BA511C">
        <w:rPr>
          <w:rFonts w:ascii="DFKai-SB" w:eastAsia="DFKai-SB" w:hAnsi="DFKai-SB" w:hint="eastAsia"/>
          <w:i w:val="0"/>
          <w:noProof/>
          <w:lang w:eastAsia="zh-TW"/>
        </w:rPr>
        <w:t>：累積通識被當比與學生二一關係圖</w:t>
      </w:r>
      <w:r w:rsidRPr="00BA511C">
        <w:rPr>
          <w:i w:val="0"/>
          <w:noProof/>
          <w:lang w:eastAsia="zh-TW"/>
        </w:rPr>
        <w:tab/>
      </w:r>
      <w:r>
        <w:rPr>
          <w:i w:val="0"/>
          <w:noProof/>
          <w:lang w:eastAsia="zh-TW"/>
        </w:rPr>
        <w:t>1</w:t>
      </w:r>
      <w:r w:rsidR="001A3031">
        <w:rPr>
          <w:i w:val="0"/>
          <w:noProof/>
          <w:lang w:eastAsia="zh-TW"/>
        </w:rPr>
        <w:t>3</w:t>
      </w:r>
    </w:p>
    <w:p w14:paraId="0266383B" w14:textId="642ADF2A" w:rsidR="00BA511C" w:rsidRPr="00BA511C" w:rsidRDefault="00BA511C" w:rsidP="00864936">
      <w:pPr>
        <w:pStyle w:val="TableofFigures"/>
        <w:tabs>
          <w:tab w:val="right" w:leader="underscore" w:pos="8630"/>
        </w:tabs>
        <w:spacing w:line="360" w:lineRule="auto"/>
        <w:rPr>
          <w:i w:val="0"/>
          <w:noProof/>
          <w:kern w:val="2"/>
          <w:sz w:val="24"/>
          <w:szCs w:val="24"/>
          <w:lang w:eastAsia="zh-TW"/>
        </w:rPr>
      </w:pPr>
      <w:r w:rsidRPr="00BA511C">
        <w:rPr>
          <w:rFonts w:ascii="DFKai-SB" w:eastAsia="DFKai-SB" w:hAnsi="DFKai-SB" w:hint="eastAsia"/>
          <w:i w:val="0"/>
          <w:noProof/>
          <w:lang w:eastAsia="zh-TW"/>
        </w:rPr>
        <w:t>圖</w:t>
      </w:r>
      <w:r w:rsidRPr="00BA511C">
        <w:rPr>
          <w:rFonts w:ascii="DFKai-SB" w:eastAsia="DFKai-SB" w:hAnsi="DFKai-SB"/>
          <w:i w:val="0"/>
          <w:noProof/>
          <w:lang w:eastAsia="zh-TW"/>
        </w:rPr>
        <w:t xml:space="preserve"> 2</w:t>
      </w:r>
      <w:r>
        <w:rPr>
          <w:rFonts w:ascii="DFKai-SB" w:eastAsia="DFKai-SB" w:hAnsi="DFKai-SB"/>
          <w:i w:val="0"/>
          <w:noProof/>
          <w:lang w:eastAsia="zh-TW"/>
        </w:rPr>
        <w:t>-6</w:t>
      </w:r>
      <w:r w:rsidRPr="00BA511C">
        <w:rPr>
          <w:rFonts w:ascii="DFKai-SB" w:eastAsia="DFKai-SB" w:hAnsi="DFKai-SB" w:hint="eastAsia"/>
          <w:i w:val="0"/>
          <w:noProof/>
          <w:lang w:eastAsia="zh-TW"/>
        </w:rPr>
        <w:t>：累積選修被當比與學生二一關係圖</w:t>
      </w:r>
      <w:r w:rsidRPr="00BA511C">
        <w:rPr>
          <w:i w:val="0"/>
          <w:noProof/>
          <w:lang w:eastAsia="zh-TW"/>
        </w:rPr>
        <w:tab/>
      </w:r>
      <w:r>
        <w:rPr>
          <w:i w:val="0"/>
          <w:noProof/>
          <w:lang w:eastAsia="zh-TW"/>
        </w:rPr>
        <w:t>1</w:t>
      </w:r>
      <w:r w:rsidR="001A3031">
        <w:rPr>
          <w:i w:val="0"/>
          <w:noProof/>
          <w:lang w:eastAsia="zh-TW"/>
        </w:rPr>
        <w:t>4</w:t>
      </w:r>
    </w:p>
    <w:p w14:paraId="2687CF82" w14:textId="46A18383" w:rsidR="00BA511C" w:rsidRPr="00BA511C" w:rsidRDefault="00BA511C" w:rsidP="00864936">
      <w:pPr>
        <w:pStyle w:val="TableofFigures"/>
        <w:tabs>
          <w:tab w:val="right" w:leader="underscore" w:pos="8630"/>
        </w:tabs>
        <w:spacing w:line="360" w:lineRule="auto"/>
        <w:rPr>
          <w:i w:val="0"/>
          <w:noProof/>
          <w:kern w:val="2"/>
          <w:sz w:val="24"/>
          <w:szCs w:val="24"/>
          <w:lang w:eastAsia="zh-TW"/>
        </w:rPr>
      </w:pPr>
      <w:r w:rsidRPr="00BA511C">
        <w:rPr>
          <w:rFonts w:ascii="DFKai-SB" w:eastAsia="DFKai-SB" w:hAnsi="DFKai-SB" w:hint="eastAsia"/>
          <w:i w:val="0"/>
          <w:noProof/>
          <w:lang w:eastAsia="zh-TW"/>
        </w:rPr>
        <w:t>圖</w:t>
      </w:r>
      <w:r w:rsidRPr="00BA511C">
        <w:rPr>
          <w:rFonts w:ascii="DFKai-SB" w:eastAsia="DFKai-SB" w:hAnsi="DFKai-SB"/>
          <w:i w:val="0"/>
          <w:noProof/>
          <w:lang w:eastAsia="zh-TW"/>
        </w:rPr>
        <w:t xml:space="preserve"> 2</w:t>
      </w:r>
      <w:r>
        <w:rPr>
          <w:rFonts w:ascii="DFKai-SB" w:eastAsia="DFKai-SB" w:hAnsi="DFKai-SB"/>
          <w:i w:val="0"/>
          <w:noProof/>
          <w:lang w:eastAsia="zh-TW"/>
        </w:rPr>
        <w:t>-7</w:t>
      </w:r>
      <w:r w:rsidRPr="00BA511C">
        <w:rPr>
          <w:rFonts w:ascii="DFKai-SB" w:eastAsia="DFKai-SB" w:hAnsi="DFKai-SB" w:hint="eastAsia"/>
          <w:i w:val="0"/>
          <w:noProof/>
          <w:lang w:eastAsia="zh-TW"/>
        </w:rPr>
        <w:t>：累積必修排名與學生二一關係圖</w:t>
      </w:r>
      <w:r w:rsidRPr="00BA511C">
        <w:rPr>
          <w:i w:val="0"/>
          <w:noProof/>
          <w:lang w:eastAsia="zh-TW"/>
        </w:rPr>
        <w:tab/>
      </w:r>
      <w:r>
        <w:rPr>
          <w:i w:val="0"/>
          <w:noProof/>
          <w:lang w:eastAsia="zh-TW"/>
        </w:rPr>
        <w:t>1</w:t>
      </w:r>
      <w:r w:rsidR="00A75CFF">
        <w:rPr>
          <w:i w:val="0"/>
          <w:noProof/>
          <w:lang w:eastAsia="zh-TW"/>
        </w:rPr>
        <w:t>5</w:t>
      </w:r>
    </w:p>
    <w:p w14:paraId="43306ECF" w14:textId="397EC2F1" w:rsidR="00BA511C" w:rsidRPr="00BA511C" w:rsidRDefault="00BA511C" w:rsidP="00864936">
      <w:pPr>
        <w:pStyle w:val="TableofFigures"/>
        <w:tabs>
          <w:tab w:val="right" w:leader="underscore" w:pos="8630"/>
        </w:tabs>
        <w:spacing w:line="360" w:lineRule="auto"/>
        <w:rPr>
          <w:i w:val="0"/>
          <w:noProof/>
          <w:kern w:val="2"/>
          <w:sz w:val="24"/>
          <w:szCs w:val="24"/>
          <w:lang w:eastAsia="zh-TW"/>
        </w:rPr>
      </w:pPr>
      <w:r w:rsidRPr="00BA511C">
        <w:rPr>
          <w:rFonts w:ascii="DFKai-SB" w:eastAsia="DFKai-SB" w:hAnsi="DFKai-SB" w:hint="eastAsia"/>
          <w:i w:val="0"/>
          <w:noProof/>
          <w:lang w:eastAsia="zh-TW"/>
        </w:rPr>
        <w:t>圖</w:t>
      </w:r>
      <w:r w:rsidRPr="00BA511C">
        <w:rPr>
          <w:rFonts w:ascii="DFKai-SB" w:eastAsia="DFKai-SB" w:hAnsi="DFKai-SB"/>
          <w:i w:val="0"/>
          <w:noProof/>
          <w:lang w:eastAsia="zh-TW"/>
        </w:rPr>
        <w:t xml:space="preserve"> 2</w:t>
      </w:r>
      <w:r>
        <w:rPr>
          <w:rFonts w:ascii="DFKai-SB" w:eastAsia="DFKai-SB" w:hAnsi="DFKai-SB"/>
          <w:i w:val="0"/>
          <w:noProof/>
          <w:lang w:eastAsia="zh-TW"/>
        </w:rPr>
        <w:t>-8</w:t>
      </w:r>
      <w:r w:rsidRPr="00BA511C">
        <w:rPr>
          <w:rFonts w:ascii="DFKai-SB" w:eastAsia="DFKai-SB" w:hAnsi="DFKai-SB" w:hint="eastAsia"/>
          <w:i w:val="0"/>
          <w:noProof/>
          <w:lang w:eastAsia="zh-TW"/>
        </w:rPr>
        <w:t>：累積通識排名與學生二一關係圖</w:t>
      </w:r>
      <w:r w:rsidRPr="00BA511C">
        <w:rPr>
          <w:i w:val="0"/>
          <w:noProof/>
          <w:lang w:eastAsia="zh-TW"/>
        </w:rPr>
        <w:tab/>
      </w:r>
      <w:r>
        <w:rPr>
          <w:i w:val="0"/>
          <w:noProof/>
          <w:lang w:eastAsia="zh-TW"/>
        </w:rPr>
        <w:t>1</w:t>
      </w:r>
      <w:r w:rsidR="00A75CFF">
        <w:rPr>
          <w:i w:val="0"/>
          <w:noProof/>
          <w:lang w:eastAsia="zh-TW"/>
        </w:rPr>
        <w:t>6</w:t>
      </w:r>
    </w:p>
    <w:p w14:paraId="3417E36D" w14:textId="372AA831" w:rsidR="00BA511C" w:rsidRPr="00BA511C" w:rsidRDefault="00BA511C" w:rsidP="00864936">
      <w:pPr>
        <w:pStyle w:val="TableofFigures"/>
        <w:tabs>
          <w:tab w:val="right" w:leader="underscore" w:pos="8630"/>
        </w:tabs>
        <w:spacing w:line="360" w:lineRule="auto"/>
        <w:rPr>
          <w:i w:val="0"/>
          <w:noProof/>
          <w:kern w:val="2"/>
          <w:sz w:val="24"/>
          <w:szCs w:val="24"/>
          <w:lang w:eastAsia="zh-TW"/>
        </w:rPr>
      </w:pPr>
      <w:r w:rsidRPr="00BA511C">
        <w:rPr>
          <w:rFonts w:ascii="DFKai-SB" w:eastAsia="DFKai-SB" w:hAnsi="DFKai-SB" w:hint="eastAsia"/>
          <w:i w:val="0"/>
          <w:noProof/>
          <w:lang w:eastAsia="zh-TW"/>
        </w:rPr>
        <w:t>圖</w:t>
      </w:r>
      <w:r w:rsidRPr="00BA511C">
        <w:rPr>
          <w:rFonts w:ascii="DFKai-SB" w:eastAsia="DFKai-SB" w:hAnsi="DFKai-SB"/>
          <w:i w:val="0"/>
          <w:noProof/>
          <w:lang w:eastAsia="zh-TW"/>
        </w:rPr>
        <w:t xml:space="preserve"> 2</w:t>
      </w:r>
      <w:r>
        <w:rPr>
          <w:rFonts w:ascii="DFKai-SB" w:eastAsia="DFKai-SB" w:hAnsi="DFKai-SB"/>
          <w:i w:val="0"/>
          <w:noProof/>
          <w:lang w:eastAsia="zh-TW"/>
        </w:rPr>
        <w:t>-9</w:t>
      </w:r>
      <w:r w:rsidRPr="00BA511C">
        <w:rPr>
          <w:rFonts w:ascii="DFKai-SB" w:eastAsia="DFKai-SB" w:hAnsi="DFKai-SB" w:hint="eastAsia"/>
          <w:i w:val="0"/>
          <w:noProof/>
          <w:lang w:eastAsia="zh-TW"/>
        </w:rPr>
        <w:t>：累積選修排名與學生二一關係圖</w:t>
      </w:r>
      <w:r w:rsidRPr="00BA511C">
        <w:rPr>
          <w:i w:val="0"/>
          <w:noProof/>
          <w:lang w:eastAsia="zh-TW"/>
        </w:rPr>
        <w:tab/>
      </w:r>
      <w:r>
        <w:rPr>
          <w:i w:val="0"/>
          <w:noProof/>
          <w:lang w:eastAsia="zh-TW"/>
        </w:rPr>
        <w:t>1</w:t>
      </w:r>
      <w:r w:rsidR="00A75CFF">
        <w:rPr>
          <w:i w:val="0"/>
          <w:noProof/>
          <w:lang w:eastAsia="zh-TW"/>
        </w:rPr>
        <w:t>7</w:t>
      </w:r>
    </w:p>
    <w:p w14:paraId="137C997A" w14:textId="52F22C1B" w:rsidR="00BA511C" w:rsidRPr="00BA511C" w:rsidRDefault="00BA511C" w:rsidP="00864936">
      <w:pPr>
        <w:pStyle w:val="TableofFigures"/>
        <w:tabs>
          <w:tab w:val="right" w:leader="underscore" w:pos="8630"/>
        </w:tabs>
        <w:spacing w:line="360" w:lineRule="auto"/>
        <w:rPr>
          <w:i w:val="0"/>
          <w:noProof/>
          <w:kern w:val="2"/>
          <w:sz w:val="24"/>
          <w:szCs w:val="24"/>
          <w:lang w:eastAsia="zh-TW"/>
        </w:rPr>
      </w:pPr>
      <w:r w:rsidRPr="00BA511C">
        <w:rPr>
          <w:rFonts w:ascii="DFKai-SB" w:eastAsia="DFKai-SB" w:hAnsi="DFKai-SB" w:hint="eastAsia"/>
          <w:i w:val="0"/>
          <w:noProof/>
          <w:lang w:eastAsia="zh-TW"/>
        </w:rPr>
        <w:t>圖</w:t>
      </w:r>
      <w:r w:rsidRPr="00BA511C">
        <w:rPr>
          <w:rFonts w:ascii="DFKai-SB" w:eastAsia="DFKai-SB" w:hAnsi="DFKai-SB"/>
          <w:i w:val="0"/>
          <w:noProof/>
          <w:lang w:eastAsia="zh-TW"/>
        </w:rPr>
        <w:t xml:space="preserve"> 2</w:t>
      </w:r>
      <w:r>
        <w:rPr>
          <w:rFonts w:ascii="DFKai-SB" w:eastAsia="DFKai-SB" w:hAnsi="DFKai-SB"/>
          <w:i w:val="0"/>
          <w:noProof/>
          <w:lang w:eastAsia="zh-TW"/>
        </w:rPr>
        <w:t>-10</w:t>
      </w:r>
      <w:r w:rsidRPr="00BA511C">
        <w:rPr>
          <w:rFonts w:ascii="DFKai-SB" w:eastAsia="DFKai-SB" w:hAnsi="DFKai-SB" w:hint="eastAsia"/>
          <w:i w:val="0"/>
          <w:noProof/>
          <w:lang w:eastAsia="zh-TW"/>
        </w:rPr>
        <w:t>：修課比例與學生二一關係圖</w:t>
      </w:r>
      <w:r w:rsidRPr="00BA511C">
        <w:rPr>
          <w:i w:val="0"/>
          <w:noProof/>
          <w:lang w:eastAsia="zh-TW"/>
        </w:rPr>
        <w:tab/>
      </w:r>
      <w:r w:rsidR="00F13C53">
        <w:rPr>
          <w:i w:val="0"/>
          <w:noProof/>
          <w:lang w:eastAsia="zh-TW"/>
        </w:rPr>
        <w:t>19</w:t>
      </w:r>
    </w:p>
    <w:p w14:paraId="2E189EBC" w14:textId="316BA907" w:rsidR="00BA511C" w:rsidRPr="00BA511C" w:rsidRDefault="00BA511C" w:rsidP="00864936">
      <w:pPr>
        <w:pStyle w:val="TableofFigures"/>
        <w:tabs>
          <w:tab w:val="right" w:leader="underscore" w:pos="8630"/>
        </w:tabs>
        <w:spacing w:line="360" w:lineRule="auto"/>
        <w:rPr>
          <w:i w:val="0"/>
          <w:noProof/>
          <w:kern w:val="2"/>
          <w:sz w:val="24"/>
          <w:szCs w:val="24"/>
          <w:lang w:eastAsia="zh-TW"/>
        </w:rPr>
      </w:pPr>
      <w:r w:rsidRPr="00BA511C">
        <w:rPr>
          <w:rFonts w:ascii="DFKai-SB" w:eastAsia="DFKai-SB" w:hAnsi="DFKai-SB" w:hint="eastAsia"/>
          <w:i w:val="0"/>
          <w:noProof/>
          <w:lang w:eastAsia="zh-TW"/>
        </w:rPr>
        <w:t>圖</w:t>
      </w:r>
      <w:r w:rsidRPr="00BA511C">
        <w:rPr>
          <w:rFonts w:ascii="DFKai-SB" w:eastAsia="DFKai-SB" w:hAnsi="DFKai-SB"/>
          <w:i w:val="0"/>
          <w:noProof/>
          <w:lang w:eastAsia="zh-TW"/>
        </w:rPr>
        <w:t xml:space="preserve"> 2-1</w:t>
      </w:r>
      <w:r>
        <w:rPr>
          <w:rFonts w:ascii="DFKai-SB" w:eastAsia="DFKai-SB" w:hAnsi="DFKai-SB"/>
          <w:i w:val="0"/>
          <w:noProof/>
          <w:lang w:eastAsia="zh-TW"/>
        </w:rPr>
        <w:t>1</w:t>
      </w:r>
      <w:r w:rsidRPr="00BA511C">
        <w:rPr>
          <w:rFonts w:ascii="DFKai-SB" w:eastAsia="DFKai-SB" w:hAnsi="DFKai-SB" w:hint="eastAsia"/>
          <w:i w:val="0"/>
          <w:noProof/>
          <w:lang w:eastAsia="zh-TW"/>
        </w:rPr>
        <w:t>：累積標準化群聚指標與學生二一關係圖</w:t>
      </w:r>
      <w:r w:rsidRPr="00BA511C">
        <w:rPr>
          <w:i w:val="0"/>
          <w:noProof/>
          <w:lang w:eastAsia="zh-TW"/>
        </w:rPr>
        <w:tab/>
      </w:r>
      <w:r>
        <w:rPr>
          <w:i w:val="0"/>
          <w:noProof/>
          <w:lang w:eastAsia="zh-TW"/>
        </w:rPr>
        <w:t>2</w:t>
      </w:r>
      <w:r w:rsidR="00F13C53">
        <w:rPr>
          <w:i w:val="0"/>
          <w:noProof/>
          <w:lang w:eastAsia="zh-TW"/>
        </w:rPr>
        <w:t>0</w:t>
      </w:r>
    </w:p>
    <w:p w14:paraId="51A10086" w14:textId="5FDDBD2B" w:rsidR="00BA511C" w:rsidRPr="00BA511C" w:rsidRDefault="00BA511C" w:rsidP="00864936">
      <w:pPr>
        <w:pStyle w:val="TableofFigures"/>
        <w:tabs>
          <w:tab w:val="right" w:leader="underscore" w:pos="8630"/>
        </w:tabs>
        <w:spacing w:line="360" w:lineRule="auto"/>
        <w:rPr>
          <w:i w:val="0"/>
          <w:noProof/>
          <w:kern w:val="2"/>
          <w:sz w:val="24"/>
          <w:szCs w:val="24"/>
          <w:lang w:eastAsia="zh-TW"/>
        </w:rPr>
      </w:pPr>
      <w:r w:rsidRPr="00BA511C">
        <w:rPr>
          <w:rFonts w:ascii="DFKai-SB" w:eastAsia="DFKai-SB" w:hAnsi="DFKai-SB" w:hint="eastAsia"/>
          <w:i w:val="0"/>
          <w:noProof/>
          <w:lang w:eastAsia="zh-TW"/>
        </w:rPr>
        <w:t>圖</w:t>
      </w:r>
      <w:r w:rsidRPr="00BA511C">
        <w:rPr>
          <w:rFonts w:ascii="DFKai-SB" w:eastAsia="DFKai-SB" w:hAnsi="DFKai-SB"/>
          <w:i w:val="0"/>
          <w:noProof/>
          <w:lang w:eastAsia="zh-TW"/>
        </w:rPr>
        <w:t xml:space="preserve"> 2-1</w:t>
      </w:r>
      <w:r>
        <w:rPr>
          <w:rFonts w:ascii="DFKai-SB" w:eastAsia="DFKai-SB" w:hAnsi="DFKai-SB"/>
          <w:i w:val="0"/>
          <w:noProof/>
          <w:lang w:eastAsia="zh-TW"/>
        </w:rPr>
        <w:t>2</w:t>
      </w:r>
      <w:r w:rsidRPr="00BA511C">
        <w:rPr>
          <w:rFonts w:ascii="DFKai-SB" w:eastAsia="DFKai-SB" w:hAnsi="DFKai-SB" w:hint="eastAsia"/>
          <w:i w:val="0"/>
          <w:noProof/>
          <w:lang w:eastAsia="zh-TW"/>
        </w:rPr>
        <w:t>：修課比例與學生二一關係圖</w:t>
      </w:r>
      <w:r w:rsidRPr="00BA511C">
        <w:rPr>
          <w:i w:val="0"/>
          <w:noProof/>
          <w:lang w:eastAsia="zh-TW"/>
        </w:rPr>
        <w:tab/>
      </w:r>
      <w:r>
        <w:rPr>
          <w:i w:val="0"/>
          <w:noProof/>
          <w:lang w:eastAsia="zh-TW"/>
        </w:rPr>
        <w:t>2</w:t>
      </w:r>
      <w:r w:rsidR="00F13C53">
        <w:rPr>
          <w:i w:val="0"/>
          <w:noProof/>
          <w:lang w:eastAsia="zh-TW"/>
        </w:rPr>
        <w:t>1</w:t>
      </w:r>
    </w:p>
    <w:p w14:paraId="289DFE1B" w14:textId="3BC832B7" w:rsidR="00BA511C" w:rsidRPr="00BA511C" w:rsidRDefault="00BA511C" w:rsidP="00864936">
      <w:pPr>
        <w:pStyle w:val="TableofFigures"/>
        <w:tabs>
          <w:tab w:val="right" w:leader="underscore" w:pos="8630"/>
        </w:tabs>
        <w:spacing w:line="360" w:lineRule="auto"/>
        <w:rPr>
          <w:i w:val="0"/>
          <w:noProof/>
          <w:kern w:val="2"/>
          <w:sz w:val="24"/>
          <w:szCs w:val="24"/>
          <w:lang w:eastAsia="zh-TW"/>
        </w:rPr>
      </w:pPr>
      <w:r w:rsidRPr="00BA511C">
        <w:rPr>
          <w:rFonts w:ascii="DFKai-SB" w:eastAsia="DFKai-SB" w:hAnsi="DFKai-SB" w:hint="eastAsia"/>
          <w:i w:val="0"/>
          <w:noProof/>
          <w:lang w:eastAsia="zh-TW"/>
        </w:rPr>
        <w:t>圖</w:t>
      </w:r>
      <w:r>
        <w:rPr>
          <w:rFonts w:ascii="DFKai-SB" w:eastAsia="DFKai-SB" w:hAnsi="DFKai-SB"/>
          <w:i w:val="0"/>
          <w:noProof/>
          <w:lang w:eastAsia="zh-TW"/>
        </w:rPr>
        <w:t xml:space="preserve"> 3-1</w:t>
      </w:r>
      <w:r w:rsidRPr="00BA511C">
        <w:rPr>
          <w:rFonts w:ascii="DFKai-SB" w:eastAsia="DFKai-SB" w:hAnsi="DFKai-SB" w:hint="eastAsia"/>
          <w:i w:val="0"/>
          <w:noProof/>
          <w:lang w:eastAsia="zh-TW"/>
        </w:rPr>
        <w:t>：決策樹第一次分裂圖</w:t>
      </w:r>
      <w:r w:rsidRPr="00BA511C">
        <w:rPr>
          <w:i w:val="0"/>
          <w:noProof/>
          <w:lang w:eastAsia="zh-TW"/>
        </w:rPr>
        <w:tab/>
      </w:r>
      <w:r>
        <w:rPr>
          <w:i w:val="0"/>
          <w:noProof/>
          <w:lang w:eastAsia="zh-TW"/>
        </w:rPr>
        <w:t>2</w:t>
      </w:r>
      <w:r w:rsidR="00723477">
        <w:rPr>
          <w:i w:val="0"/>
          <w:noProof/>
          <w:lang w:eastAsia="zh-TW"/>
        </w:rPr>
        <w:t>3</w:t>
      </w:r>
    </w:p>
    <w:p w14:paraId="502A1B16" w14:textId="7EB645C4" w:rsidR="00BA511C" w:rsidRPr="00BA511C" w:rsidRDefault="00BA511C" w:rsidP="00864936">
      <w:pPr>
        <w:pStyle w:val="TableofFigures"/>
        <w:tabs>
          <w:tab w:val="right" w:leader="underscore" w:pos="8630"/>
        </w:tabs>
        <w:spacing w:line="360" w:lineRule="auto"/>
        <w:rPr>
          <w:i w:val="0"/>
          <w:noProof/>
          <w:kern w:val="2"/>
          <w:sz w:val="24"/>
          <w:szCs w:val="24"/>
          <w:lang w:eastAsia="zh-TW"/>
        </w:rPr>
      </w:pPr>
      <w:r w:rsidRPr="00BA511C">
        <w:rPr>
          <w:rFonts w:ascii="DFKai-SB" w:eastAsia="DFKai-SB" w:hAnsi="DFKai-SB" w:hint="eastAsia"/>
          <w:i w:val="0"/>
          <w:noProof/>
          <w:lang w:eastAsia="zh-TW"/>
        </w:rPr>
        <w:t>圖</w:t>
      </w:r>
      <w:r>
        <w:rPr>
          <w:rFonts w:ascii="DFKai-SB" w:eastAsia="DFKai-SB" w:hAnsi="DFKai-SB"/>
          <w:i w:val="0"/>
          <w:noProof/>
          <w:lang w:eastAsia="zh-TW"/>
        </w:rPr>
        <w:t xml:space="preserve"> 3-2</w:t>
      </w:r>
      <w:r w:rsidRPr="00BA511C">
        <w:rPr>
          <w:rFonts w:ascii="DFKai-SB" w:eastAsia="DFKai-SB" w:hAnsi="DFKai-SB" w:hint="eastAsia"/>
          <w:i w:val="0"/>
          <w:noProof/>
          <w:lang w:eastAsia="zh-TW"/>
        </w:rPr>
        <w:t>：決策樹第二次分裂圖</w:t>
      </w:r>
      <w:r w:rsidRPr="00BA511C">
        <w:rPr>
          <w:i w:val="0"/>
          <w:noProof/>
          <w:lang w:eastAsia="zh-TW"/>
        </w:rPr>
        <w:tab/>
      </w:r>
      <w:r>
        <w:rPr>
          <w:i w:val="0"/>
          <w:noProof/>
          <w:lang w:eastAsia="zh-TW"/>
        </w:rPr>
        <w:t>2</w:t>
      </w:r>
      <w:r w:rsidR="00723477">
        <w:rPr>
          <w:i w:val="0"/>
          <w:noProof/>
          <w:lang w:eastAsia="zh-TW"/>
        </w:rPr>
        <w:t>4</w:t>
      </w:r>
    </w:p>
    <w:p w14:paraId="7876D82B" w14:textId="3E7877EE" w:rsidR="00BA511C" w:rsidRPr="00BA511C" w:rsidRDefault="00BA511C" w:rsidP="00864936">
      <w:pPr>
        <w:pStyle w:val="TableofFigures"/>
        <w:tabs>
          <w:tab w:val="right" w:leader="underscore" w:pos="8630"/>
        </w:tabs>
        <w:spacing w:line="360" w:lineRule="auto"/>
        <w:rPr>
          <w:i w:val="0"/>
          <w:noProof/>
          <w:kern w:val="2"/>
          <w:sz w:val="24"/>
          <w:szCs w:val="24"/>
          <w:lang w:eastAsia="zh-TW"/>
        </w:rPr>
      </w:pPr>
      <w:r w:rsidRPr="00BA511C">
        <w:rPr>
          <w:rFonts w:ascii="DFKai-SB" w:eastAsia="DFKai-SB" w:hAnsi="DFKai-SB" w:hint="eastAsia"/>
          <w:i w:val="0"/>
          <w:noProof/>
          <w:lang w:eastAsia="zh-TW"/>
        </w:rPr>
        <w:t>圖</w:t>
      </w:r>
      <w:r>
        <w:rPr>
          <w:rFonts w:ascii="DFKai-SB" w:eastAsia="DFKai-SB" w:hAnsi="DFKai-SB"/>
          <w:i w:val="0"/>
          <w:noProof/>
          <w:lang w:eastAsia="zh-TW"/>
        </w:rPr>
        <w:t xml:space="preserve"> 3-3</w:t>
      </w:r>
      <w:r w:rsidRPr="00BA511C">
        <w:rPr>
          <w:rFonts w:ascii="DFKai-SB" w:eastAsia="DFKai-SB" w:hAnsi="DFKai-SB" w:hint="eastAsia"/>
          <w:i w:val="0"/>
          <w:noProof/>
          <w:lang w:eastAsia="zh-TW"/>
        </w:rPr>
        <w:t>：型一型二錯誤關係圖</w:t>
      </w:r>
      <w:r w:rsidRPr="00BA511C">
        <w:rPr>
          <w:i w:val="0"/>
          <w:noProof/>
          <w:lang w:eastAsia="zh-TW"/>
        </w:rPr>
        <w:tab/>
      </w:r>
      <w:r w:rsidR="00723477">
        <w:rPr>
          <w:i w:val="0"/>
          <w:noProof/>
          <w:lang w:eastAsia="zh-TW"/>
        </w:rPr>
        <w:t>2</w:t>
      </w:r>
      <w:r w:rsidR="005D2F41">
        <w:rPr>
          <w:i w:val="0"/>
          <w:noProof/>
          <w:lang w:eastAsia="zh-TW"/>
        </w:rPr>
        <w:t>9</w:t>
      </w:r>
    </w:p>
    <w:p w14:paraId="024FEF72" w14:textId="4C6F5D4B" w:rsidR="00BA511C" w:rsidRPr="00BA511C" w:rsidRDefault="00BA511C" w:rsidP="00864936">
      <w:pPr>
        <w:pStyle w:val="TableofFigures"/>
        <w:tabs>
          <w:tab w:val="right" w:leader="underscore" w:pos="8630"/>
        </w:tabs>
        <w:spacing w:line="360" w:lineRule="auto"/>
        <w:rPr>
          <w:i w:val="0"/>
          <w:noProof/>
          <w:kern w:val="2"/>
          <w:sz w:val="24"/>
          <w:szCs w:val="24"/>
          <w:lang w:eastAsia="zh-TW"/>
        </w:rPr>
      </w:pPr>
      <w:r w:rsidRPr="00BA511C">
        <w:rPr>
          <w:rFonts w:ascii="DFKai-SB" w:eastAsia="DFKai-SB" w:hAnsi="DFKai-SB" w:hint="eastAsia"/>
          <w:i w:val="0"/>
          <w:noProof/>
          <w:lang w:eastAsia="zh-TW"/>
        </w:rPr>
        <w:t>圖</w:t>
      </w:r>
      <w:r>
        <w:rPr>
          <w:rFonts w:ascii="DFKai-SB" w:eastAsia="DFKai-SB" w:hAnsi="DFKai-SB"/>
          <w:i w:val="0"/>
          <w:noProof/>
          <w:lang w:eastAsia="zh-TW"/>
        </w:rPr>
        <w:t xml:space="preserve"> 3-4</w:t>
      </w:r>
      <w:r w:rsidRPr="00BA511C">
        <w:rPr>
          <w:rFonts w:ascii="DFKai-SB" w:eastAsia="DFKai-SB" w:hAnsi="DFKai-SB" w:hint="eastAsia"/>
          <w:i w:val="0"/>
          <w:noProof/>
          <w:lang w:eastAsia="zh-TW"/>
        </w:rPr>
        <w:t>：ROC關係圖</w:t>
      </w:r>
      <w:r w:rsidRPr="00BA511C">
        <w:rPr>
          <w:i w:val="0"/>
          <w:noProof/>
          <w:lang w:eastAsia="zh-TW"/>
        </w:rPr>
        <w:tab/>
      </w:r>
      <w:r w:rsidR="005D2F41">
        <w:rPr>
          <w:i w:val="0"/>
          <w:noProof/>
          <w:lang w:eastAsia="zh-TW"/>
        </w:rPr>
        <w:t>30</w:t>
      </w:r>
    </w:p>
    <w:p w14:paraId="1C348730" w14:textId="26026B88" w:rsidR="00BA511C" w:rsidRPr="00BA511C" w:rsidRDefault="00BA511C" w:rsidP="00864936">
      <w:pPr>
        <w:pStyle w:val="TableofFigures"/>
        <w:tabs>
          <w:tab w:val="right" w:leader="underscore" w:pos="8630"/>
        </w:tabs>
        <w:spacing w:line="360" w:lineRule="auto"/>
        <w:rPr>
          <w:i w:val="0"/>
          <w:noProof/>
          <w:kern w:val="2"/>
          <w:sz w:val="24"/>
          <w:szCs w:val="24"/>
          <w:lang w:eastAsia="zh-TW"/>
        </w:rPr>
      </w:pPr>
      <w:r w:rsidRPr="00BA511C">
        <w:rPr>
          <w:rFonts w:ascii="DFKai-SB" w:eastAsia="DFKai-SB" w:hAnsi="DFKai-SB" w:hint="eastAsia"/>
          <w:i w:val="0"/>
          <w:noProof/>
          <w:lang w:eastAsia="zh-TW"/>
        </w:rPr>
        <w:t>圖4-1：模型AUC比較圖</w:t>
      </w:r>
      <w:r w:rsidRPr="00BA511C">
        <w:rPr>
          <w:i w:val="0"/>
          <w:noProof/>
          <w:lang w:eastAsia="zh-TW"/>
        </w:rPr>
        <w:tab/>
      </w:r>
      <w:r>
        <w:rPr>
          <w:i w:val="0"/>
          <w:noProof/>
          <w:lang w:eastAsia="zh-TW"/>
        </w:rPr>
        <w:t>3</w:t>
      </w:r>
      <w:r w:rsidR="005573D9">
        <w:rPr>
          <w:i w:val="0"/>
          <w:noProof/>
          <w:lang w:eastAsia="zh-TW"/>
        </w:rPr>
        <w:t>1</w:t>
      </w:r>
    </w:p>
    <w:p w14:paraId="2632F0AA" w14:textId="58F28A07" w:rsidR="00BA511C" w:rsidRDefault="00BA511C" w:rsidP="00864936">
      <w:pPr>
        <w:pStyle w:val="TableofFigures"/>
        <w:tabs>
          <w:tab w:val="right" w:leader="underscore" w:pos="8630"/>
        </w:tabs>
        <w:spacing w:line="360" w:lineRule="auto"/>
        <w:rPr>
          <w:i w:val="0"/>
          <w:noProof/>
          <w:lang w:eastAsia="zh-TW"/>
        </w:rPr>
      </w:pPr>
      <w:r w:rsidRPr="00BA511C">
        <w:rPr>
          <w:rFonts w:ascii="DFKai-SB" w:eastAsia="DFKai-SB" w:hAnsi="DFKai-SB" w:hint="eastAsia"/>
          <w:i w:val="0"/>
          <w:noProof/>
          <w:lang w:eastAsia="zh-TW"/>
        </w:rPr>
        <w:t>圖4-2：變數重要性圖</w:t>
      </w:r>
      <w:r w:rsidRPr="00BA511C">
        <w:rPr>
          <w:i w:val="0"/>
          <w:noProof/>
          <w:lang w:eastAsia="zh-TW"/>
        </w:rPr>
        <w:tab/>
      </w:r>
      <w:r w:rsidR="005573D9">
        <w:rPr>
          <w:i w:val="0"/>
          <w:noProof/>
          <w:lang w:eastAsia="zh-TW"/>
        </w:rPr>
        <w:t>32</w:t>
      </w:r>
    </w:p>
    <w:p w14:paraId="0BAB651E" w14:textId="77777777" w:rsidR="00BA511C" w:rsidRPr="00BA511C" w:rsidRDefault="00BA511C" w:rsidP="00BA511C">
      <w:pPr>
        <w:rPr>
          <w:lang w:eastAsia="zh-TW"/>
        </w:rPr>
      </w:pPr>
    </w:p>
    <w:p w14:paraId="0135E803" w14:textId="5AF5112F" w:rsidR="0030696A" w:rsidRPr="00FD6110" w:rsidRDefault="0030696A" w:rsidP="0030696A">
      <w:pPr>
        <w:pStyle w:val="TableofFigures"/>
        <w:tabs>
          <w:tab w:val="right" w:leader="underscore" w:pos="8630"/>
        </w:tabs>
        <w:spacing w:line="360" w:lineRule="auto"/>
        <w:outlineLvl w:val="0"/>
        <w:rPr>
          <w:rFonts w:ascii="DFKai-SB" w:eastAsia="DFKai-SB" w:hAnsi="DFKai-SB" w:cstheme="majorBidi"/>
          <w:i w:val="0"/>
          <w:color w:val="365F91" w:themeColor="accent1" w:themeShade="BF"/>
          <w:sz w:val="32"/>
          <w:szCs w:val="32"/>
          <w:lang w:val="zh-TW" w:eastAsia="zh-TW"/>
        </w:rPr>
      </w:pPr>
      <w:bookmarkStart w:id="2" w:name="_Toc14374318"/>
      <w:r>
        <w:rPr>
          <w:rFonts w:ascii="DFKai-SB" w:eastAsia="DFKai-SB" w:hAnsi="DFKai-SB" w:cstheme="majorBidi"/>
          <w:i w:val="0"/>
          <w:color w:val="365F91" w:themeColor="accent1" w:themeShade="BF"/>
          <w:sz w:val="32"/>
          <w:szCs w:val="32"/>
          <w:lang w:val="zh-TW" w:eastAsia="zh-TW"/>
        </w:rPr>
        <w:t>表</w:t>
      </w:r>
      <w:r w:rsidRPr="00FD6110">
        <w:rPr>
          <w:rFonts w:ascii="DFKai-SB" w:eastAsia="DFKai-SB" w:hAnsi="DFKai-SB" w:cstheme="majorBidi"/>
          <w:i w:val="0"/>
          <w:color w:val="365F91" w:themeColor="accent1" w:themeShade="BF"/>
          <w:sz w:val="32"/>
          <w:szCs w:val="32"/>
          <w:lang w:val="zh-TW" w:eastAsia="zh-TW"/>
        </w:rPr>
        <w:t>目錄</w:t>
      </w:r>
      <w:bookmarkEnd w:id="2"/>
    </w:p>
    <w:p w14:paraId="0C1263A1" w14:textId="27335C8F" w:rsidR="0030696A" w:rsidRPr="00BA511C" w:rsidRDefault="0030696A" w:rsidP="0030696A">
      <w:pPr>
        <w:pStyle w:val="TableofFigures"/>
        <w:tabs>
          <w:tab w:val="right" w:leader="underscore" w:pos="8630"/>
        </w:tabs>
        <w:spacing w:line="360" w:lineRule="auto"/>
        <w:rPr>
          <w:i w:val="0"/>
          <w:noProof/>
          <w:kern w:val="2"/>
          <w:sz w:val="24"/>
          <w:szCs w:val="24"/>
          <w:lang w:eastAsia="zh-TW"/>
        </w:rPr>
      </w:pPr>
      <w:r w:rsidRPr="0030696A">
        <w:rPr>
          <w:rFonts w:ascii="DFKai-SB" w:eastAsia="DFKai-SB" w:hAnsi="DFKai-SB" w:hint="eastAsia"/>
          <w:i w:val="0"/>
          <w:noProof/>
          <w:lang w:eastAsia="zh-TW"/>
        </w:rPr>
        <w:t>表格 3-1</w:t>
      </w:r>
      <w:r w:rsidRPr="00BA511C">
        <w:rPr>
          <w:rFonts w:ascii="DFKai-SB" w:eastAsia="DFKai-SB" w:hAnsi="DFKai-SB" w:hint="eastAsia"/>
          <w:i w:val="0"/>
          <w:noProof/>
          <w:lang w:eastAsia="zh-TW"/>
        </w:rPr>
        <w:t>：</w:t>
      </w:r>
      <w:r w:rsidRPr="0030696A">
        <w:rPr>
          <w:rFonts w:ascii="DFKai-SB" w:eastAsia="DFKai-SB" w:hAnsi="DFKai-SB" w:hint="eastAsia"/>
          <w:i w:val="0"/>
          <w:noProof/>
          <w:lang w:eastAsia="zh-TW"/>
        </w:rPr>
        <w:t xml:space="preserve">混淆矩陣 </w:t>
      </w:r>
      <w:r w:rsidRPr="00BA511C">
        <w:rPr>
          <w:i w:val="0"/>
          <w:noProof/>
          <w:lang w:eastAsia="zh-TW"/>
        </w:rPr>
        <w:tab/>
      </w:r>
      <w:r>
        <w:rPr>
          <w:i w:val="0"/>
          <w:noProof/>
          <w:lang w:eastAsia="zh-TW"/>
        </w:rPr>
        <w:t>2</w:t>
      </w:r>
      <w:r w:rsidR="005D2F41">
        <w:rPr>
          <w:i w:val="0"/>
          <w:noProof/>
          <w:lang w:eastAsia="zh-TW"/>
        </w:rPr>
        <w:t>8</w:t>
      </w:r>
    </w:p>
    <w:p w14:paraId="4667D69A" w14:textId="4F329A02" w:rsidR="0030696A" w:rsidRPr="00BA511C" w:rsidRDefault="0030696A" w:rsidP="0030696A">
      <w:pPr>
        <w:pStyle w:val="TableofFigures"/>
        <w:tabs>
          <w:tab w:val="right" w:leader="underscore" w:pos="8630"/>
        </w:tabs>
        <w:spacing w:line="360" w:lineRule="auto"/>
        <w:rPr>
          <w:i w:val="0"/>
          <w:noProof/>
          <w:kern w:val="2"/>
          <w:sz w:val="24"/>
          <w:szCs w:val="24"/>
          <w:lang w:eastAsia="zh-TW"/>
        </w:rPr>
      </w:pPr>
      <w:r w:rsidRPr="0030696A">
        <w:rPr>
          <w:rFonts w:ascii="DFKai-SB" w:eastAsia="DFKai-SB" w:hAnsi="DFKai-SB" w:hint="eastAsia"/>
          <w:i w:val="0"/>
          <w:noProof/>
          <w:lang w:eastAsia="zh-TW"/>
        </w:rPr>
        <w:t>表格</w:t>
      </w:r>
      <w:r w:rsidR="00A932DA">
        <w:rPr>
          <w:rFonts w:ascii="DFKai-SB" w:eastAsia="DFKai-SB" w:hAnsi="DFKai-SB" w:hint="eastAsia"/>
          <w:i w:val="0"/>
          <w:noProof/>
          <w:lang w:eastAsia="zh-TW"/>
        </w:rPr>
        <w:t xml:space="preserve"> 4</w:t>
      </w:r>
      <w:r w:rsidRPr="0030696A">
        <w:rPr>
          <w:rFonts w:ascii="DFKai-SB" w:eastAsia="DFKai-SB" w:hAnsi="DFKai-SB" w:hint="eastAsia"/>
          <w:i w:val="0"/>
          <w:noProof/>
          <w:lang w:eastAsia="zh-TW"/>
        </w:rPr>
        <w:t>-1</w:t>
      </w:r>
      <w:r w:rsidRPr="00BA511C">
        <w:rPr>
          <w:rFonts w:ascii="DFKai-SB" w:eastAsia="DFKai-SB" w:hAnsi="DFKai-SB" w:hint="eastAsia"/>
          <w:i w:val="0"/>
          <w:noProof/>
          <w:lang w:eastAsia="zh-TW"/>
        </w:rPr>
        <w:t>：</w:t>
      </w:r>
      <w:r w:rsidRPr="0030696A">
        <w:rPr>
          <w:rFonts w:ascii="DFKai-SB" w:eastAsia="DFKai-SB" w:hAnsi="DFKai-SB" w:hint="eastAsia"/>
          <w:i w:val="0"/>
          <w:noProof/>
          <w:lang w:eastAsia="zh-TW"/>
        </w:rPr>
        <w:t>混淆矩陣</w:t>
      </w:r>
      <w:r w:rsidR="000E54D9">
        <w:rPr>
          <w:rFonts w:ascii="DFKai-SB" w:eastAsia="DFKai-SB" w:hAnsi="DFKai-SB"/>
          <w:i w:val="0"/>
          <w:noProof/>
          <w:lang w:eastAsia="zh-TW"/>
        </w:rPr>
        <w:t>比較</w:t>
      </w:r>
      <w:r w:rsidRPr="0030696A">
        <w:rPr>
          <w:rFonts w:ascii="DFKai-SB" w:eastAsia="DFKai-SB" w:hAnsi="DFKai-SB" w:hint="eastAsia"/>
          <w:i w:val="0"/>
          <w:noProof/>
          <w:lang w:eastAsia="zh-TW"/>
        </w:rPr>
        <w:t xml:space="preserve"> </w:t>
      </w:r>
      <w:r w:rsidRPr="00BA511C">
        <w:rPr>
          <w:i w:val="0"/>
          <w:noProof/>
          <w:lang w:eastAsia="zh-TW"/>
        </w:rPr>
        <w:tab/>
      </w:r>
      <w:r w:rsidR="00546470">
        <w:rPr>
          <w:i w:val="0"/>
          <w:noProof/>
          <w:lang w:eastAsia="zh-TW"/>
        </w:rPr>
        <w:t>3</w:t>
      </w:r>
      <w:r w:rsidR="00BA4C8F">
        <w:rPr>
          <w:i w:val="0"/>
          <w:noProof/>
          <w:lang w:eastAsia="zh-TW"/>
        </w:rPr>
        <w:t>3</w:t>
      </w:r>
    </w:p>
    <w:p w14:paraId="0F57C934" w14:textId="022B0B5D" w:rsidR="008A7C51" w:rsidRPr="00FD6110" w:rsidRDefault="008A7C51" w:rsidP="008A7C51">
      <w:pPr>
        <w:pStyle w:val="TableofFigures"/>
        <w:tabs>
          <w:tab w:val="right" w:leader="dot" w:pos="8630"/>
        </w:tabs>
        <w:rPr>
          <w:rFonts w:ascii="DFKai-SB" w:eastAsia="DFKai-SB" w:hAnsi="DFKai-SB"/>
          <w:b/>
          <w:i w:val="0"/>
          <w:color w:val="1F497D" w:themeColor="text2"/>
          <w:sz w:val="32"/>
          <w:szCs w:val="32"/>
          <w:lang w:eastAsia="zh-TW"/>
        </w:rPr>
      </w:pPr>
    </w:p>
    <w:p w14:paraId="368CE2B9" w14:textId="55394E04" w:rsidR="002E33C1" w:rsidRPr="00FD6110" w:rsidRDefault="002E33C1" w:rsidP="00BD44A6">
      <w:pPr>
        <w:jc w:val="center"/>
        <w:rPr>
          <w:rFonts w:ascii="DFKai-SB" w:eastAsia="DFKai-SB" w:hAnsi="DFKai-SB"/>
          <w:b/>
          <w:color w:val="1F497D" w:themeColor="text2"/>
          <w:sz w:val="32"/>
          <w:szCs w:val="32"/>
          <w:lang w:eastAsia="zh-TW"/>
        </w:rPr>
      </w:pPr>
    </w:p>
    <w:p w14:paraId="3384946A" w14:textId="77777777" w:rsidR="002E33C1" w:rsidRDefault="002E33C1">
      <w:pPr>
        <w:rPr>
          <w:rFonts w:ascii="DFKai-SB" w:eastAsia="DFKai-SB" w:hAnsi="DFKai-SB"/>
          <w:b/>
          <w:color w:val="1F497D" w:themeColor="text2"/>
          <w:sz w:val="32"/>
          <w:szCs w:val="32"/>
          <w:lang w:eastAsia="zh-TW"/>
        </w:rPr>
      </w:pPr>
      <w:r w:rsidRPr="00FD6110">
        <w:rPr>
          <w:rFonts w:ascii="DFKai-SB" w:eastAsia="DFKai-SB" w:hAnsi="DFKai-SB"/>
          <w:b/>
          <w:color w:val="1F497D" w:themeColor="text2"/>
          <w:sz w:val="32"/>
          <w:szCs w:val="32"/>
          <w:lang w:eastAsia="zh-TW"/>
        </w:rPr>
        <w:br w:type="page"/>
      </w:r>
    </w:p>
    <w:p w14:paraId="2EDC561F" w14:textId="103D7BBF" w:rsidR="00AF7889" w:rsidRPr="00D533B0" w:rsidRDefault="00577174" w:rsidP="00576897">
      <w:pPr>
        <w:pStyle w:val="Heading1"/>
        <w:spacing w:line="360" w:lineRule="auto"/>
        <w:jc w:val="center"/>
        <w:rPr>
          <w:rFonts w:ascii="DFKai-SB" w:eastAsia="DFKai-SB" w:hAnsi="DFKai-SB"/>
          <w:sz w:val="40"/>
          <w:szCs w:val="40"/>
        </w:rPr>
      </w:pPr>
      <w:bookmarkStart w:id="3" w:name="_Toc14374319"/>
      <w:proofErr w:type="spellStart"/>
      <w:r w:rsidRPr="00D533B0">
        <w:rPr>
          <w:rFonts w:ascii="DFKai-SB" w:eastAsia="DFKai-SB" w:hAnsi="DFKai-SB"/>
          <w:sz w:val="40"/>
          <w:szCs w:val="40"/>
        </w:rPr>
        <w:lastRenderedPageBreak/>
        <w:t>緒論</w:t>
      </w:r>
      <w:bookmarkEnd w:id="3"/>
      <w:proofErr w:type="spellEnd"/>
    </w:p>
    <w:p w14:paraId="55E0AE7D" w14:textId="2600D25D" w:rsidR="00AF7889" w:rsidRPr="00264D7A" w:rsidRDefault="001C1D33" w:rsidP="00576897">
      <w:pPr>
        <w:pStyle w:val="Heading2"/>
        <w:spacing w:line="360" w:lineRule="auto"/>
        <w:rPr>
          <w:rFonts w:ascii="DFKai-SB" w:eastAsia="DFKai-SB" w:hAnsi="DFKai-SB"/>
        </w:rPr>
      </w:pPr>
      <w:r w:rsidRPr="00264D7A">
        <w:rPr>
          <w:rFonts w:ascii="DFKai-SB" w:eastAsia="DFKai-SB" w:hAnsi="DFKai-SB"/>
        </w:rPr>
        <w:t xml:space="preserve"> </w:t>
      </w:r>
      <w:bookmarkStart w:id="4" w:name="_Toc14374320"/>
      <w:proofErr w:type="spellStart"/>
      <w:r w:rsidR="00577174" w:rsidRPr="00264D7A">
        <w:rPr>
          <w:rFonts w:ascii="DFKai-SB" w:eastAsia="DFKai-SB" w:hAnsi="DFKai-SB"/>
        </w:rPr>
        <w:t>研究背景</w:t>
      </w:r>
      <w:bookmarkEnd w:id="4"/>
      <w:proofErr w:type="spellEnd"/>
    </w:p>
    <w:p w14:paraId="16F0BBC6" w14:textId="77777777" w:rsidR="00151552" w:rsidRDefault="00577174" w:rsidP="00CC2AB8">
      <w:pPr>
        <w:widowControl w:val="0"/>
        <w:spacing w:beforeLines="100" w:before="240" w:after="0" w:line="360" w:lineRule="auto"/>
        <w:ind w:firstLine="480"/>
        <w:jc w:val="both"/>
        <w:rPr>
          <w:rFonts w:ascii="Times New Roman" w:eastAsia="DFKai-SB" w:hAnsi="Times New Roman"/>
          <w:kern w:val="2"/>
          <w:szCs w:val="22"/>
          <w:lang w:eastAsia="zh-TW"/>
        </w:rPr>
      </w:pPr>
      <w:r w:rsidRPr="00CC2AB8">
        <w:rPr>
          <w:rFonts w:ascii="Times New Roman" w:eastAsia="DFKai-SB" w:hAnsi="Times New Roman"/>
          <w:kern w:val="2"/>
          <w:szCs w:val="22"/>
          <w:lang w:eastAsia="zh-TW"/>
        </w:rPr>
        <w:t>現今國內外大學普遍存有督促學生學習狀況的機制，主要是以學生的在校成績作為其衡量標準，校方對於未達到標準的學生會進行懲罰的措施，旨在希望學生不要荒廢課業。</w:t>
      </w:r>
      <w:r w:rsidRPr="00CC2AB8">
        <w:rPr>
          <w:rFonts w:ascii="Times New Roman" w:eastAsia="DFKai-SB" w:hAnsi="Times New Roman"/>
          <w:kern w:val="2"/>
          <w:szCs w:val="22"/>
          <w:lang w:eastAsia="zh-TW"/>
        </w:rPr>
        <w:t xml:space="preserve"> </w:t>
      </w:r>
      <w:r w:rsidRPr="00CC2AB8">
        <w:rPr>
          <w:rFonts w:ascii="Times New Roman" w:eastAsia="DFKai-SB" w:hAnsi="Times New Roman"/>
          <w:kern w:val="2"/>
          <w:szCs w:val="22"/>
          <w:lang w:eastAsia="zh-TW"/>
        </w:rPr>
        <w:t>大學退學可分為「自退」與「勒令退學」，自退為學生主動於校方申請退學，而勒令退學則屬校方強迫退學，按學校規定勒令退學將分為「非因成績退學」，以及「因成績退學」，早期之因成績退學制度普遍為「二一退學」，即實拿學分不及學期總學分二分之一便退學，</w:t>
      </w:r>
      <w:r w:rsidR="00DB221C">
        <w:rPr>
          <w:rFonts w:ascii="Times New Roman" w:eastAsia="DFKai-SB" w:hAnsi="Times New Roman"/>
          <w:kern w:val="2"/>
          <w:szCs w:val="22"/>
          <w:lang w:eastAsia="zh-TW"/>
        </w:rPr>
        <w:t>然而教育部開放大學自主之後，陸續有許多學校對於退學標準做出調整。</w:t>
      </w:r>
      <w:r w:rsidRPr="00CC2AB8">
        <w:rPr>
          <w:rFonts w:ascii="Times New Roman" w:eastAsia="DFKai-SB" w:hAnsi="Times New Roman"/>
          <w:kern w:val="2"/>
          <w:szCs w:val="22"/>
          <w:lang w:eastAsia="zh-TW"/>
        </w:rPr>
        <w:t>退學制度較為主流的為下列三者；較為嚴格的「三二退學」即實拿學分不及學期總學分三分之二便退學，較為寬鬆的「連續雙二一退學」即在校期間連續被二一兩次才會被退學</w:t>
      </w:r>
      <w:r w:rsidR="001C1AE0">
        <w:rPr>
          <w:rFonts w:ascii="Times New Roman" w:eastAsia="DFKai-SB" w:hAnsi="Times New Roman"/>
          <w:kern w:val="2"/>
          <w:szCs w:val="22"/>
          <w:lang w:eastAsia="zh-TW"/>
        </w:rPr>
        <w:t>，最後一項為「雙二一退學」，亦即在校期間累積被二一兩次才會退學</w:t>
      </w:r>
      <w:r w:rsidR="001C1AE0">
        <w:rPr>
          <w:rFonts w:ascii="Times New Roman" w:eastAsia="DFKai-SB" w:hAnsi="Times New Roman" w:hint="eastAsia"/>
          <w:kern w:val="2"/>
          <w:szCs w:val="22"/>
          <w:lang w:eastAsia="zh-TW"/>
        </w:rPr>
        <w:t>。</w:t>
      </w:r>
    </w:p>
    <w:p w14:paraId="2792D956" w14:textId="2C604A5C" w:rsidR="00AF7889" w:rsidRPr="00CC2AB8" w:rsidRDefault="00577174" w:rsidP="00CC2AB8">
      <w:pPr>
        <w:widowControl w:val="0"/>
        <w:spacing w:beforeLines="100" w:before="240" w:after="0" w:line="360" w:lineRule="auto"/>
        <w:ind w:firstLine="480"/>
        <w:jc w:val="both"/>
        <w:rPr>
          <w:rFonts w:ascii="Times New Roman" w:eastAsia="DFKai-SB" w:hAnsi="Times New Roman"/>
          <w:kern w:val="2"/>
          <w:szCs w:val="22"/>
          <w:lang w:eastAsia="zh-TW"/>
        </w:rPr>
      </w:pPr>
      <w:r w:rsidRPr="00CC2AB8">
        <w:rPr>
          <w:rFonts w:ascii="Times New Roman" w:eastAsia="DFKai-SB" w:hAnsi="Times New Roman"/>
          <w:kern w:val="2"/>
          <w:szCs w:val="22"/>
          <w:lang w:eastAsia="zh-TW"/>
        </w:rPr>
        <w:t>交通大學註冊組組長彭淑嬌指出，十幾年前教育部開放給大學自主時，曾有一波廢除二一制度的聲浪，當時交大也因此廢除「單二一退學制度」，但後遺症很明顯，學生學習動力大幅減弱，校方只好又改採雙二一制度，雖近期陸續有學校開始廢除因成績退學制度，但目前大多數之大學仍保有著因成績退學機制；</w:t>
      </w:r>
      <w:r w:rsidR="007B633D" w:rsidRPr="00CC2AB8">
        <w:rPr>
          <w:rFonts w:ascii="Times New Roman" w:eastAsia="DFKai-SB" w:hAnsi="Times New Roman"/>
          <w:kern w:val="2"/>
          <w:szCs w:val="22"/>
          <w:lang w:eastAsia="zh-TW"/>
        </w:rPr>
        <w:t>吳東陽</w:t>
      </w:r>
      <w:r w:rsidR="007B633D" w:rsidRPr="00CC2AB8">
        <w:rPr>
          <w:rFonts w:ascii="Times New Roman" w:eastAsia="DFKai-SB" w:hAnsi="Times New Roman"/>
          <w:kern w:val="2"/>
          <w:szCs w:val="22"/>
          <w:lang w:eastAsia="zh-TW"/>
        </w:rPr>
        <w:t>(2018)</w:t>
      </w:r>
      <w:r w:rsidR="00A55698" w:rsidRPr="00CC2AB8">
        <w:rPr>
          <w:rFonts w:ascii="Times New Roman" w:eastAsia="DFKai-SB" w:hAnsi="Times New Roman"/>
          <w:kern w:val="2"/>
          <w:szCs w:val="22"/>
          <w:lang w:eastAsia="zh-TW"/>
        </w:rPr>
        <w:t xml:space="preserve"> </w:t>
      </w:r>
      <w:r w:rsidRPr="00CC2AB8">
        <w:rPr>
          <w:rFonts w:ascii="Times New Roman" w:eastAsia="DFKai-SB" w:hAnsi="Times New Roman"/>
          <w:kern w:val="2"/>
          <w:szCs w:val="22"/>
          <w:lang w:eastAsia="zh-TW"/>
        </w:rPr>
        <w:t>研究也指出二一制度仍然對於學生可以有效達到嚇阻的功用，學生在被二一後的不及格學分比例在往後的學期會有所改善，故學生是否被二一仍是一個很好的學習成效指標。</w:t>
      </w:r>
    </w:p>
    <w:p w14:paraId="47A88F9C" w14:textId="0892F73B" w:rsidR="00AF7889" w:rsidRPr="00FD6110" w:rsidRDefault="001C1D33" w:rsidP="00576897">
      <w:pPr>
        <w:pStyle w:val="Heading2"/>
        <w:spacing w:line="360" w:lineRule="auto"/>
        <w:rPr>
          <w:rFonts w:ascii="DFKai-SB" w:eastAsia="DFKai-SB" w:hAnsi="DFKai-SB"/>
        </w:rPr>
      </w:pPr>
      <w:r w:rsidRPr="00FD6110">
        <w:rPr>
          <w:rFonts w:ascii="DFKai-SB" w:eastAsia="DFKai-SB" w:hAnsi="DFKai-SB"/>
          <w:lang w:eastAsia="zh-TW"/>
        </w:rPr>
        <w:t xml:space="preserve"> </w:t>
      </w:r>
      <w:bookmarkStart w:id="5" w:name="_Toc14374321"/>
      <w:proofErr w:type="spellStart"/>
      <w:r w:rsidR="00577174" w:rsidRPr="00FD6110">
        <w:rPr>
          <w:rFonts w:ascii="DFKai-SB" w:eastAsia="DFKai-SB" w:hAnsi="DFKai-SB"/>
        </w:rPr>
        <w:t>研究動機與文獻回顧</w:t>
      </w:r>
      <w:bookmarkEnd w:id="5"/>
      <w:proofErr w:type="spellEnd"/>
    </w:p>
    <w:p w14:paraId="289A2592" w14:textId="092343D1" w:rsidR="00AF7889" w:rsidRPr="00FD6110" w:rsidRDefault="001C1D33" w:rsidP="00576897">
      <w:pPr>
        <w:pStyle w:val="Heading3"/>
        <w:spacing w:line="360" w:lineRule="auto"/>
        <w:rPr>
          <w:rFonts w:ascii="DFKai-SB" w:eastAsia="DFKai-SB" w:hAnsi="DFKai-SB"/>
        </w:rPr>
      </w:pPr>
      <w:r w:rsidRPr="00FD6110">
        <w:rPr>
          <w:rFonts w:ascii="DFKai-SB" w:eastAsia="DFKai-SB" w:hAnsi="DFKai-SB"/>
        </w:rPr>
        <w:t xml:space="preserve"> </w:t>
      </w:r>
      <w:bookmarkStart w:id="6" w:name="_Toc14374322"/>
      <w:proofErr w:type="spellStart"/>
      <w:r w:rsidR="00577174" w:rsidRPr="00FD6110">
        <w:rPr>
          <w:rFonts w:ascii="DFKai-SB" w:eastAsia="DFKai-SB" w:hAnsi="DFKai-SB"/>
        </w:rPr>
        <w:t>研究動機</w:t>
      </w:r>
      <w:bookmarkEnd w:id="6"/>
      <w:proofErr w:type="spellEnd"/>
    </w:p>
    <w:p w14:paraId="05118471" w14:textId="77777777" w:rsidR="00151552" w:rsidRDefault="00577174" w:rsidP="00CC2AB8">
      <w:pPr>
        <w:widowControl w:val="0"/>
        <w:spacing w:beforeLines="100" w:before="240" w:after="0" w:line="360" w:lineRule="auto"/>
        <w:ind w:firstLine="480"/>
        <w:jc w:val="both"/>
        <w:rPr>
          <w:rFonts w:ascii="Times New Roman" w:eastAsia="DFKai-SB" w:hAnsi="Times New Roman"/>
          <w:kern w:val="2"/>
          <w:szCs w:val="22"/>
          <w:lang w:eastAsia="zh-TW"/>
        </w:rPr>
      </w:pPr>
      <w:r w:rsidRPr="00CC2AB8">
        <w:rPr>
          <w:rFonts w:ascii="Times New Roman" w:eastAsia="DFKai-SB" w:hAnsi="Times New Roman"/>
          <w:kern w:val="2"/>
          <w:szCs w:val="22"/>
          <w:lang w:eastAsia="zh-TW"/>
        </w:rPr>
        <w:t>台灣社面臨少子化的趨勢，造成各級教育機構入學人數普遍下滑，教育部因應此趨勢於民國</w:t>
      </w:r>
      <w:r w:rsidRPr="00CC2AB8">
        <w:rPr>
          <w:rFonts w:ascii="Times New Roman" w:eastAsia="DFKai-SB" w:hAnsi="Times New Roman"/>
          <w:kern w:val="2"/>
          <w:szCs w:val="22"/>
          <w:lang w:eastAsia="zh-TW"/>
        </w:rPr>
        <w:t>102</w:t>
      </w:r>
      <w:r w:rsidRPr="00CC2AB8">
        <w:rPr>
          <w:rFonts w:ascii="Times New Roman" w:eastAsia="DFKai-SB" w:hAnsi="Times New Roman"/>
          <w:kern w:val="2"/>
          <w:szCs w:val="22"/>
          <w:lang w:eastAsia="zh-TW"/>
        </w:rPr>
        <w:t>年推動大學整併計畫，針對一縣市有兩所以上的公立大學且單一</w:t>
      </w:r>
      <w:r w:rsidRPr="00CC2AB8">
        <w:rPr>
          <w:rFonts w:ascii="Times New Roman" w:eastAsia="DFKai-SB" w:hAnsi="Times New Roman"/>
          <w:kern w:val="2"/>
          <w:szCs w:val="22"/>
          <w:lang w:eastAsia="zh-TW"/>
        </w:rPr>
        <w:lastRenderedPageBreak/>
        <w:t>學校學生人數在一萬人以下的公立大學推動整併；私立大學學生人數於兩千人以內，則推動退場機制。為維持學校的規模，各大院校愈來愈重視學生的退學問題；若能夠於早期預測出學生退學，以減少退學的比例，對於學生與學校將會是雙贏。</w:t>
      </w:r>
      <w:r w:rsidRPr="00CC2AB8">
        <w:rPr>
          <w:rFonts w:ascii="Times New Roman" w:eastAsia="DFKai-SB" w:hAnsi="Times New Roman"/>
          <w:kern w:val="2"/>
          <w:szCs w:val="22"/>
          <w:lang w:eastAsia="zh-TW"/>
        </w:rPr>
        <w:t xml:space="preserve"> </w:t>
      </w:r>
    </w:p>
    <w:p w14:paraId="3EEF18AF" w14:textId="77777777" w:rsidR="00151552" w:rsidRDefault="00577174" w:rsidP="00CC2AB8">
      <w:pPr>
        <w:widowControl w:val="0"/>
        <w:spacing w:beforeLines="100" w:before="240" w:after="0" w:line="360" w:lineRule="auto"/>
        <w:ind w:firstLine="480"/>
        <w:jc w:val="both"/>
        <w:rPr>
          <w:rFonts w:ascii="Times New Roman" w:eastAsia="DFKai-SB" w:hAnsi="Times New Roman"/>
          <w:kern w:val="2"/>
          <w:szCs w:val="22"/>
          <w:lang w:eastAsia="zh-TW"/>
        </w:rPr>
      </w:pPr>
      <w:r w:rsidRPr="00CC2AB8">
        <w:rPr>
          <w:rFonts w:ascii="Times New Roman" w:eastAsia="DFKai-SB" w:hAnsi="Times New Roman"/>
          <w:kern w:val="2"/>
          <w:szCs w:val="22"/>
          <w:lang w:eastAsia="zh-TW"/>
        </w:rPr>
        <w:t>鑑於校方於學期中才能發送期中預警，本文希望能夠透過模型在學期開始前便有效的預測該學期是否會被二一，於學期初期便能給予老師或是周遭同學</w:t>
      </w:r>
      <w:r w:rsidR="008458A2" w:rsidRPr="00CC2AB8">
        <w:rPr>
          <w:rFonts w:ascii="Times New Roman" w:eastAsia="DFKai-SB" w:hAnsi="Times New Roman"/>
          <w:kern w:val="2"/>
          <w:szCs w:val="22"/>
          <w:lang w:eastAsia="zh-TW"/>
        </w:rPr>
        <w:t>訊號，發揮同儕之間的影響力共同關懷學習上遭遇困難的學生；鄭媛文</w:t>
      </w:r>
      <w:r w:rsidR="008458A2" w:rsidRPr="00CC2AB8">
        <w:rPr>
          <w:rFonts w:ascii="Times New Roman" w:eastAsia="DFKai-SB" w:hAnsi="Times New Roman"/>
          <w:kern w:val="2"/>
          <w:szCs w:val="22"/>
          <w:lang w:eastAsia="zh-TW"/>
        </w:rPr>
        <w:t>(</w:t>
      </w:r>
      <w:r w:rsidRPr="00CC2AB8">
        <w:rPr>
          <w:rFonts w:ascii="Times New Roman" w:eastAsia="DFKai-SB" w:hAnsi="Times New Roman"/>
          <w:kern w:val="2"/>
          <w:szCs w:val="22"/>
          <w:lang w:eastAsia="zh-TW"/>
        </w:rPr>
        <w:t>2013</w:t>
      </w:r>
      <w:r w:rsidR="008458A2" w:rsidRPr="00CC2AB8">
        <w:rPr>
          <w:rFonts w:ascii="Times New Roman" w:eastAsia="DFKai-SB" w:hAnsi="Times New Roman"/>
          <w:kern w:val="2"/>
          <w:szCs w:val="22"/>
          <w:lang w:eastAsia="zh-TW"/>
        </w:rPr>
        <w:t xml:space="preserve">) </w:t>
      </w:r>
      <w:r w:rsidRPr="00CC2AB8">
        <w:rPr>
          <w:rFonts w:ascii="Times New Roman" w:eastAsia="DFKai-SB" w:hAnsi="Times New Roman"/>
          <w:kern w:val="2"/>
          <w:szCs w:val="22"/>
          <w:lang w:eastAsia="zh-TW"/>
        </w:rPr>
        <w:t>研究指出教師對於學生學習成效之認知、情意及技能部分有顯著的影響，同儕教導學習策略對學生的「學習成就」、「情意態度」均有正向的影響，可見教師與同儕的影響在學習過程中扮演了息息相關的角色，透過儘早預測出需要幫助的學生，校方可以從教師與同儕方面擬出一些補救政策幫助學生。</w:t>
      </w:r>
      <w:r w:rsidRPr="00CC2AB8">
        <w:rPr>
          <w:rFonts w:ascii="Times New Roman" w:eastAsia="DFKai-SB" w:hAnsi="Times New Roman"/>
          <w:kern w:val="2"/>
          <w:szCs w:val="22"/>
          <w:lang w:eastAsia="zh-TW"/>
        </w:rPr>
        <w:t xml:space="preserve"> </w:t>
      </w:r>
    </w:p>
    <w:p w14:paraId="4F535ABF" w14:textId="77777777" w:rsidR="00151552" w:rsidRDefault="00BE0B94" w:rsidP="00CC2AB8">
      <w:pPr>
        <w:widowControl w:val="0"/>
        <w:spacing w:beforeLines="100" w:before="240" w:after="0" w:line="360" w:lineRule="auto"/>
        <w:ind w:firstLine="480"/>
        <w:jc w:val="both"/>
        <w:rPr>
          <w:rFonts w:ascii="Times New Roman" w:eastAsia="DFKai-SB" w:hAnsi="Times New Roman"/>
          <w:kern w:val="2"/>
          <w:szCs w:val="22"/>
          <w:lang w:eastAsia="zh-TW"/>
        </w:rPr>
      </w:pPr>
      <w:r w:rsidRPr="00CC2AB8">
        <w:rPr>
          <w:rFonts w:ascii="Times New Roman" w:eastAsia="DFKai-SB" w:hAnsi="Times New Roman"/>
          <w:kern w:val="2"/>
          <w:szCs w:val="22"/>
          <w:lang w:eastAsia="zh-TW"/>
        </w:rPr>
        <w:t>對於學生被發送期中預警，陳家琪</w:t>
      </w:r>
      <w:r w:rsidRPr="00CC2AB8">
        <w:rPr>
          <w:rFonts w:ascii="Times New Roman" w:eastAsia="DFKai-SB" w:hAnsi="Times New Roman"/>
          <w:kern w:val="2"/>
          <w:szCs w:val="22"/>
          <w:lang w:eastAsia="zh-TW"/>
        </w:rPr>
        <w:t>(</w:t>
      </w:r>
      <w:r w:rsidR="00577174" w:rsidRPr="00CC2AB8">
        <w:rPr>
          <w:rFonts w:ascii="Times New Roman" w:eastAsia="DFKai-SB" w:hAnsi="Times New Roman"/>
          <w:kern w:val="2"/>
          <w:szCs w:val="22"/>
          <w:lang w:eastAsia="zh-TW"/>
        </w:rPr>
        <w:t>2017</w:t>
      </w:r>
      <w:r w:rsidRPr="00CC2AB8">
        <w:rPr>
          <w:rFonts w:ascii="Times New Roman" w:eastAsia="DFKai-SB" w:hAnsi="Times New Roman"/>
          <w:kern w:val="2"/>
          <w:szCs w:val="22"/>
          <w:lang w:eastAsia="zh-TW"/>
        </w:rPr>
        <w:t xml:space="preserve">) </w:t>
      </w:r>
      <w:r w:rsidR="00577174" w:rsidRPr="00CC2AB8">
        <w:rPr>
          <w:rFonts w:ascii="Times New Roman" w:eastAsia="DFKai-SB" w:hAnsi="Times New Roman"/>
          <w:kern w:val="2"/>
          <w:szCs w:val="22"/>
          <w:lang w:eastAsia="zh-TW"/>
        </w:rPr>
        <w:t>針對台北市立大學</w:t>
      </w:r>
      <w:r w:rsidR="00577174" w:rsidRPr="00CC2AB8">
        <w:rPr>
          <w:rFonts w:ascii="Times New Roman" w:eastAsia="DFKai-SB" w:hAnsi="Times New Roman"/>
          <w:kern w:val="2"/>
          <w:szCs w:val="22"/>
          <w:lang w:eastAsia="zh-TW"/>
        </w:rPr>
        <w:t>103</w:t>
      </w:r>
      <w:r w:rsidR="00577174" w:rsidRPr="00CC2AB8">
        <w:rPr>
          <w:rFonts w:ascii="Times New Roman" w:eastAsia="DFKai-SB" w:hAnsi="Times New Roman"/>
          <w:kern w:val="2"/>
          <w:szCs w:val="22"/>
          <w:lang w:eastAsia="zh-TW"/>
        </w:rPr>
        <w:t>和</w:t>
      </w:r>
      <w:r w:rsidR="00577174" w:rsidRPr="00CC2AB8">
        <w:rPr>
          <w:rFonts w:ascii="Times New Roman" w:eastAsia="DFKai-SB" w:hAnsi="Times New Roman"/>
          <w:kern w:val="2"/>
          <w:szCs w:val="22"/>
          <w:lang w:eastAsia="zh-TW"/>
        </w:rPr>
        <w:t>104</w:t>
      </w:r>
      <w:r w:rsidR="00577174" w:rsidRPr="00CC2AB8">
        <w:rPr>
          <w:rFonts w:ascii="Times New Roman" w:eastAsia="DFKai-SB" w:hAnsi="Times New Roman"/>
          <w:kern w:val="2"/>
          <w:szCs w:val="22"/>
          <w:lang w:eastAsia="zh-TW"/>
        </w:rPr>
        <w:t>學年度大學部的學生運用過往修課狀況進行了研究，研究顯示大一學生以及大二學生被期中預警的比例是最高的，反應了學生對於大學的生活可能存有一定程度上的不適應，且各學學生收到期中預警的原因也不盡相同，如體育學院的學生主要被</w:t>
      </w:r>
      <w:r w:rsidR="00151552">
        <w:rPr>
          <w:rFonts w:ascii="Times New Roman" w:eastAsia="DFKai-SB" w:hAnsi="Times New Roman"/>
          <w:kern w:val="2"/>
          <w:szCs w:val="22"/>
          <w:lang w:eastAsia="zh-TW"/>
        </w:rPr>
        <w:t>預警的原因為出缺席率而理學院的學生多為成績表現上的問題</w:t>
      </w:r>
      <w:r w:rsidR="00151552">
        <w:rPr>
          <w:rFonts w:ascii="Times New Roman" w:eastAsia="DFKai-SB" w:hAnsi="Times New Roman" w:hint="eastAsia"/>
          <w:kern w:val="2"/>
          <w:szCs w:val="22"/>
          <w:lang w:eastAsia="zh-TW"/>
        </w:rPr>
        <w:t>。</w:t>
      </w:r>
    </w:p>
    <w:p w14:paraId="57729CD4" w14:textId="77777777" w:rsidR="00672F36" w:rsidRDefault="00AA6599" w:rsidP="00672F36">
      <w:pPr>
        <w:widowControl w:val="0"/>
        <w:spacing w:beforeLines="100" w:before="240" w:after="0" w:line="360" w:lineRule="auto"/>
        <w:ind w:firstLine="480"/>
        <w:jc w:val="both"/>
        <w:rPr>
          <w:rFonts w:ascii="Times New Roman" w:eastAsia="DFKai-SB" w:hAnsi="Times New Roman"/>
          <w:kern w:val="2"/>
          <w:szCs w:val="22"/>
          <w:lang w:eastAsia="zh-TW"/>
        </w:rPr>
      </w:pPr>
      <w:r w:rsidRPr="00CC2AB8">
        <w:rPr>
          <w:rFonts w:ascii="Times New Roman" w:eastAsia="DFKai-SB" w:hAnsi="Times New Roman"/>
          <w:kern w:val="2"/>
          <w:szCs w:val="22"/>
          <w:lang w:eastAsia="zh-TW"/>
        </w:rPr>
        <w:t>李勁昇</w:t>
      </w:r>
      <w:r w:rsidRPr="00CC2AB8">
        <w:rPr>
          <w:rFonts w:ascii="Times New Roman" w:eastAsia="DFKai-SB" w:hAnsi="Times New Roman"/>
          <w:kern w:val="2"/>
          <w:szCs w:val="22"/>
          <w:lang w:eastAsia="zh-TW"/>
        </w:rPr>
        <w:t>(</w:t>
      </w:r>
      <w:r w:rsidR="00577174" w:rsidRPr="00CC2AB8">
        <w:rPr>
          <w:rFonts w:ascii="Times New Roman" w:eastAsia="DFKai-SB" w:hAnsi="Times New Roman"/>
          <w:kern w:val="2"/>
          <w:szCs w:val="22"/>
          <w:lang w:eastAsia="zh-TW"/>
        </w:rPr>
        <w:t>2017</w:t>
      </w:r>
      <w:r w:rsidRPr="00CC2AB8">
        <w:rPr>
          <w:rFonts w:ascii="Times New Roman" w:eastAsia="DFKai-SB" w:hAnsi="Times New Roman"/>
          <w:kern w:val="2"/>
          <w:szCs w:val="22"/>
          <w:lang w:eastAsia="zh-TW"/>
        </w:rPr>
        <w:t xml:space="preserve">) </w:t>
      </w:r>
      <w:r w:rsidR="00971F26" w:rsidRPr="00CC2AB8">
        <w:rPr>
          <w:rFonts w:ascii="Times New Roman" w:eastAsia="DFKai-SB" w:hAnsi="Times New Roman"/>
          <w:kern w:val="2"/>
          <w:szCs w:val="22"/>
          <w:lang w:eastAsia="zh-TW"/>
        </w:rPr>
        <w:t>也針對同間學校進行了修課習慣</w:t>
      </w:r>
      <w:r w:rsidR="00971F26" w:rsidRPr="00CC2AB8">
        <w:rPr>
          <w:rFonts w:ascii="Times New Roman" w:eastAsia="DFKai-SB" w:hAnsi="Times New Roman"/>
          <w:kern w:val="2"/>
          <w:szCs w:val="22"/>
          <w:lang w:eastAsia="zh-TW"/>
        </w:rPr>
        <w:t>(</w:t>
      </w:r>
      <w:r w:rsidR="00971F26" w:rsidRPr="00CC2AB8">
        <w:rPr>
          <w:rFonts w:ascii="Times New Roman" w:eastAsia="DFKai-SB" w:hAnsi="Times New Roman"/>
          <w:kern w:val="2"/>
          <w:szCs w:val="22"/>
          <w:lang w:eastAsia="zh-TW"/>
        </w:rPr>
        <w:t>學分數、時間、星期</w:t>
      </w:r>
      <w:r w:rsidR="00971F26" w:rsidRPr="00CC2AB8">
        <w:rPr>
          <w:rFonts w:ascii="Times New Roman" w:eastAsia="DFKai-SB" w:hAnsi="Times New Roman"/>
          <w:kern w:val="2"/>
          <w:szCs w:val="22"/>
          <w:lang w:eastAsia="zh-TW"/>
        </w:rPr>
        <w:t>)</w:t>
      </w:r>
      <w:r w:rsidR="00577174" w:rsidRPr="00CC2AB8">
        <w:rPr>
          <w:rFonts w:ascii="Times New Roman" w:eastAsia="DFKai-SB" w:hAnsi="Times New Roman"/>
          <w:kern w:val="2"/>
          <w:szCs w:val="22"/>
          <w:lang w:eastAsia="zh-TW"/>
        </w:rPr>
        <w:t>進行分析，探討其學習成效，分別發現修課總學分數與學期平均</w:t>
      </w:r>
      <w:r w:rsidR="008C0D4F" w:rsidRPr="00CC2AB8">
        <w:rPr>
          <w:rFonts w:ascii="Times New Roman" w:eastAsia="DFKai-SB" w:hAnsi="Times New Roman"/>
          <w:kern w:val="2"/>
          <w:szCs w:val="22"/>
          <w:lang w:eastAsia="zh-TW"/>
        </w:rPr>
        <w:t>成績大多呈負相關；下午修課平均成績皆高於上午；跨星期上課的科目</w:t>
      </w:r>
      <w:r w:rsidR="008C0D4F" w:rsidRPr="00CC2AB8">
        <w:rPr>
          <w:rFonts w:ascii="Times New Roman" w:eastAsia="DFKai-SB" w:hAnsi="Times New Roman"/>
          <w:kern w:val="2"/>
          <w:szCs w:val="22"/>
          <w:lang w:eastAsia="zh-TW"/>
        </w:rPr>
        <w:t>(</w:t>
      </w:r>
      <w:r w:rsidR="00507F35" w:rsidRPr="00CC2AB8">
        <w:rPr>
          <w:rFonts w:ascii="Times New Roman" w:eastAsia="DFKai-SB" w:hAnsi="Times New Roman"/>
          <w:kern w:val="2"/>
          <w:szCs w:val="22"/>
          <w:lang w:eastAsia="zh-TW"/>
        </w:rPr>
        <w:t>每週上課時間分二天以上</w:t>
      </w:r>
      <w:r w:rsidR="00507F35" w:rsidRPr="00CC2AB8">
        <w:rPr>
          <w:rFonts w:ascii="Times New Roman" w:eastAsia="DFKai-SB" w:hAnsi="Times New Roman"/>
          <w:kern w:val="2"/>
          <w:szCs w:val="22"/>
          <w:lang w:eastAsia="zh-TW"/>
        </w:rPr>
        <w:t>)</w:t>
      </w:r>
      <w:r w:rsidR="00577174" w:rsidRPr="00CC2AB8">
        <w:rPr>
          <w:rFonts w:ascii="Times New Roman" w:eastAsia="DFKai-SB" w:hAnsi="Times New Roman"/>
          <w:kern w:val="2"/>
          <w:szCs w:val="22"/>
          <w:lang w:eastAsia="zh-TW"/>
        </w:rPr>
        <w:t>，學生的平均成績顯著最低，學生成績表現不好不僅學校會影響學校</w:t>
      </w:r>
      <w:r w:rsidR="00107C81" w:rsidRPr="00CC2AB8">
        <w:rPr>
          <w:rFonts w:ascii="Times New Roman" w:eastAsia="DFKai-SB" w:hAnsi="Times New Roman"/>
          <w:kern w:val="2"/>
          <w:szCs w:val="22"/>
          <w:lang w:eastAsia="zh-TW"/>
        </w:rPr>
        <w:t>的學生人數，對於學生心理狀況與人際狀況也會有所影響，根據李易倫</w:t>
      </w:r>
      <w:r w:rsidR="00107C81" w:rsidRPr="00CC2AB8">
        <w:rPr>
          <w:rFonts w:ascii="Times New Roman" w:eastAsia="DFKai-SB" w:hAnsi="Times New Roman"/>
          <w:kern w:val="2"/>
          <w:szCs w:val="22"/>
          <w:lang w:eastAsia="zh-TW"/>
        </w:rPr>
        <w:t>(</w:t>
      </w:r>
      <w:r w:rsidR="00577174" w:rsidRPr="00CC2AB8">
        <w:rPr>
          <w:rFonts w:ascii="Times New Roman" w:eastAsia="DFKai-SB" w:hAnsi="Times New Roman"/>
          <w:kern w:val="2"/>
          <w:szCs w:val="22"/>
          <w:lang w:eastAsia="zh-TW"/>
        </w:rPr>
        <w:t>2015</w:t>
      </w:r>
      <w:r w:rsidR="00107C81" w:rsidRPr="00CC2AB8">
        <w:rPr>
          <w:rFonts w:ascii="Times New Roman" w:eastAsia="DFKai-SB" w:hAnsi="Times New Roman"/>
          <w:kern w:val="2"/>
          <w:szCs w:val="22"/>
          <w:lang w:eastAsia="zh-TW"/>
        </w:rPr>
        <w:t xml:space="preserve">) </w:t>
      </w:r>
      <w:r w:rsidR="00577174" w:rsidRPr="00CC2AB8">
        <w:rPr>
          <w:rFonts w:ascii="Times New Roman" w:eastAsia="DFKai-SB" w:hAnsi="Times New Roman"/>
          <w:kern w:val="2"/>
          <w:szCs w:val="22"/>
          <w:lang w:eastAsia="zh-TW"/>
        </w:rPr>
        <w:t>研究指出學業成績的自我覺察與</w:t>
      </w:r>
    </w:p>
    <w:p w14:paraId="3CA019F9" w14:textId="62F75B7D" w:rsidR="00AF7889" w:rsidRPr="00CC2AB8" w:rsidRDefault="00577174" w:rsidP="00672F36">
      <w:pPr>
        <w:widowControl w:val="0"/>
        <w:spacing w:beforeLines="100" w:before="240" w:after="0" w:line="360" w:lineRule="auto"/>
        <w:jc w:val="both"/>
        <w:rPr>
          <w:rFonts w:ascii="Times New Roman" w:eastAsia="DFKai-SB" w:hAnsi="Times New Roman"/>
          <w:kern w:val="2"/>
          <w:szCs w:val="22"/>
          <w:lang w:eastAsia="zh-TW"/>
        </w:rPr>
      </w:pPr>
      <w:r w:rsidRPr="00CC2AB8">
        <w:rPr>
          <w:rFonts w:ascii="Times New Roman" w:eastAsia="DFKai-SB" w:hAnsi="Times New Roman"/>
          <w:kern w:val="2"/>
          <w:szCs w:val="22"/>
          <w:lang w:eastAsia="zh-TW"/>
        </w:rPr>
        <w:t>人際關係具有正向的關聯性，以及大學生的學業成績與課堂焦慮具有負向關聯，若能早點給予學生成績上的幫助，除提升成績外也可以降低學生的心裡壓力。</w:t>
      </w:r>
    </w:p>
    <w:p w14:paraId="65112751" w14:textId="40DA27AD" w:rsidR="00AF7889" w:rsidRPr="00FD6110" w:rsidRDefault="001C1D33" w:rsidP="00576897">
      <w:pPr>
        <w:pStyle w:val="Heading3"/>
        <w:spacing w:line="360" w:lineRule="auto"/>
        <w:rPr>
          <w:rFonts w:ascii="DFKai-SB" w:eastAsia="DFKai-SB" w:hAnsi="DFKai-SB"/>
        </w:rPr>
      </w:pPr>
      <w:r w:rsidRPr="00FD6110">
        <w:rPr>
          <w:rFonts w:ascii="DFKai-SB" w:eastAsia="DFKai-SB" w:hAnsi="DFKai-SB"/>
          <w:lang w:eastAsia="zh-TW"/>
        </w:rPr>
        <w:t xml:space="preserve"> </w:t>
      </w:r>
      <w:bookmarkStart w:id="7" w:name="_Toc14374323"/>
      <w:proofErr w:type="spellStart"/>
      <w:r w:rsidR="00577174" w:rsidRPr="00FD6110">
        <w:rPr>
          <w:rFonts w:ascii="DFKai-SB" w:eastAsia="DFKai-SB" w:hAnsi="DFKai-SB"/>
        </w:rPr>
        <w:t>機器學習的應用</w:t>
      </w:r>
      <w:bookmarkEnd w:id="7"/>
      <w:proofErr w:type="spellEnd"/>
    </w:p>
    <w:p w14:paraId="5E1E41AA" w14:textId="093AE7E9" w:rsidR="00AF7889" w:rsidRPr="00CC2AB8" w:rsidRDefault="00577174" w:rsidP="00CC2AB8">
      <w:pPr>
        <w:widowControl w:val="0"/>
        <w:spacing w:beforeLines="100" w:before="240" w:after="0" w:line="360" w:lineRule="auto"/>
        <w:ind w:firstLine="480"/>
        <w:jc w:val="both"/>
        <w:rPr>
          <w:rFonts w:ascii="Times New Roman" w:eastAsia="DFKai-SB" w:hAnsi="Times New Roman"/>
          <w:kern w:val="2"/>
          <w:szCs w:val="22"/>
          <w:lang w:eastAsia="zh-TW"/>
        </w:rPr>
      </w:pPr>
      <w:r w:rsidRPr="00CC2AB8">
        <w:rPr>
          <w:rFonts w:ascii="Times New Roman" w:eastAsia="DFKai-SB" w:hAnsi="Times New Roman"/>
          <w:kern w:val="2"/>
          <w:szCs w:val="22"/>
          <w:lang w:eastAsia="zh-TW"/>
        </w:rPr>
        <w:t>目前對於教育的資料探勘研究比起金融、醫療領域來說相對較少，將資料探勘</w:t>
      </w:r>
      <w:r w:rsidRPr="00CC2AB8">
        <w:rPr>
          <w:rFonts w:ascii="Times New Roman" w:eastAsia="DFKai-SB" w:hAnsi="Times New Roman"/>
          <w:kern w:val="2"/>
          <w:szCs w:val="22"/>
          <w:lang w:eastAsia="zh-TW"/>
        </w:rPr>
        <w:lastRenderedPageBreak/>
        <w:t>運用於教育領域之中稱為教育資料探勘，教育資料探勘主要</w:t>
      </w:r>
      <w:r w:rsidR="00DA118B">
        <w:rPr>
          <w:rFonts w:ascii="Times New Roman" w:eastAsia="DFKai-SB" w:hAnsi="Times New Roman"/>
          <w:kern w:val="2"/>
          <w:szCs w:val="22"/>
          <w:lang w:eastAsia="zh-TW"/>
        </w:rPr>
        <w:t>可以透過萃取影響學生學習的因素，加強我們對於學習以及教育的理解</w:t>
      </w:r>
      <w:r w:rsidR="00DA118B">
        <w:rPr>
          <w:rFonts w:ascii="Times New Roman" w:eastAsia="DFKai-SB" w:hAnsi="Times New Roman" w:hint="eastAsia"/>
          <w:kern w:val="2"/>
          <w:szCs w:val="22"/>
          <w:lang w:eastAsia="zh-TW"/>
        </w:rPr>
        <w:t>。</w:t>
      </w:r>
      <w:r w:rsidRPr="00CC2AB8">
        <w:rPr>
          <w:rFonts w:ascii="Times New Roman" w:eastAsia="DFKai-SB" w:hAnsi="Times New Roman"/>
          <w:kern w:val="2"/>
          <w:szCs w:val="22"/>
          <w:lang w:eastAsia="zh-TW"/>
        </w:rPr>
        <w:t>Abu-Oda and El-</w:t>
      </w:r>
      <w:proofErr w:type="spellStart"/>
      <w:r w:rsidRPr="00CC2AB8">
        <w:rPr>
          <w:rFonts w:ascii="Times New Roman" w:eastAsia="DFKai-SB" w:hAnsi="Times New Roman"/>
          <w:kern w:val="2"/>
          <w:szCs w:val="22"/>
          <w:lang w:eastAsia="zh-TW"/>
        </w:rPr>
        <w:t>Halees</w:t>
      </w:r>
      <w:proofErr w:type="spellEnd"/>
      <w:r w:rsidR="00FA2052" w:rsidRPr="00CC2AB8">
        <w:rPr>
          <w:rFonts w:ascii="Times New Roman" w:eastAsia="DFKai-SB" w:hAnsi="Times New Roman"/>
          <w:kern w:val="2"/>
          <w:szCs w:val="22"/>
          <w:lang w:eastAsia="zh-TW"/>
        </w:rPr>
        <w:t>(</w:t>
      </w:r>
      <w:r w:rsidRPr="00CC2AB8">
        <w:rPr>
          <w:rFonts w:ascii="Times New Roman" w:eastAsia="DFKai-SB" w:hAnsi="Times New Roman"/>
          <w:kern w:val="2"/>
          <w:szCs w:val="22"/>
          <w:lang w:eastAsia="zh-TW"/>
        </w:rPr>
        <w:t>2015</w:t>
      </w:r>
      <w:r w:rsidR="00FA2052" w:rsidRPr="00CC2AB8">
        <w:rPr>
          <w:rFonts w:ascii="Times New Roman" w:eastAsia="DFKai-SB" w:hAnsi="Times New Roman"/>
          <w:kern w:val="2"/>
          <w:szCs w:val="22"/>
          <w:lang w:eastAsia="zh-TW"/>
        </w:rPr>
        <w:t xml:space="preserve">) </w:t>
      </w:r>
      <w:r w:rsidRPr="00CC2AB8">
        <w:rPr>
          <w:rFonts w:ascii="Times New Roman" w:eastAsia="DFKai-SB" w:hAnsi="Times New Roman"/>
          <w:kern w:val="2"/>
          <w:szCs w:val="22"/>
          <w:lang w:eastAsia="zh-TW"/>
        </w:rPr>
        <w:t>表示目前高等教育遭遇許多問題，導致教育機構逐步遠離了實現重視教育質量的目標，</w:t>
      </w:r>
      <w:proofErr w:type="spellStart"/>
      <w:r w:rsidRPr="00CC2AB8">
        <w:rPr>
          <w:rFonts w:ascii="Times New Roman" w:eastAsia="DFKai-SB" w:hAnsi="Times New Roman"/>
          <w:kern w:val="2"/>
          <w:szCs w:val="22"/>
          <w:lang w:eastAsia="zh-TW"/>
        </w:rPr>
        <w:t>Baepler</w:t>
      </w:r>
      <w:proofErr w:type="spellEnd"/>
      <w:r w:rsidRPr="00CC2AB8">
        <w:rPr>
          <w:rFonts w:ascii="Times New Roman" w:eastAsia="DFKai-SB" w:hAnsi="Times New Roman"/>
          <w:kern w:val="2"/>
          <w:szCs w:val="22"/>
          <w:lang w:eastAsia="zh-TW"/>
        </w:rPr>
        <w:t xml:space="preserve"> and Murdoch</w:t>
      </w:r>
      <w:r w:rsidR="0037605F" w:rsidRPr="00CC2AB8">
        <w:rPr>
          <w:rFonts w:ascii="Times New Roman" w:eastAsia="DFKai-SB" w:hAnsi="Times New Roman"/>
          <w:kern w:val="2"/>
          <w:szCs w:val="22"/>
          <w:lang w:eastAsia="zh-TW"/>
        </w:rPr>
        <w:t>(</w:t>
      </w:r>
      <w:r w:rsidRPr="00CC2AB8">
        <w:rPr>
          <w:rFonts w:ascii="Times New Roman" w:eastAsia="DFKai-SB" w:hAnsi="Times New Roman"/>
          <w:kern w:val="2"/>
          <w:szCs w:val="22"/>
          <w:lang w:eastAsia="zh-TW"/>
        </w:rPr>
        <w:t>2010</w:t>
      </w:r>
      <w:r w:rsidR="0037605F" w:rsidRPr="00CC2AB8">
        <w:rPr>
          <w:rFonts w:ascii="Times New Roman" w:eastAsia="DFKai-SB" w:hAnsi="Times New Roman"/>
          <w:kern w:val="2"/>
          <w:szCs w:val="22"/>
          <w:lang w:eastAsia="zh-TW"/>
        </w:rPr>
        <w:t xml:space="preserve">) </w:t>
      </w:r>
      <w:r w:rsidRPr="00CC2AB8">
        <w:rPr>
          <w:rFonts w:ascii="Times New Roman" w:eastAsia="DFKai-SB" w:hAnsi="Times New Roman"/>
          <w:kern w:val="2"/>
          <w:szCs w:val="22"/>
          <w:lang w:eastAsia="zh-TW"/>
        </w:rPr>
        <w:t>進一步指出大多數的原因來自於校方與學生之間的資訊落差；校方無法獲得足夠多的信息來為學生提供合適的教育，若校方能夠透過數據探勘預測學生的類型，將可以使高等教育機構以個別化的方式做出更好的決策，擬定教育時可以為學生採取較為客製化的計劃，使得教育機構能夠更有效地分配資源和人力。</w:t>
      </w:r>
    </w:p>
    <w:p w14:paraId="49C9FE89" w14:textId="753914D9" w:rsidR="00AF7889" w:rsidRPr="00CC2AB8" w:rsidRDefault="00577174" w:rsidP="00CC2AB8">
      <w:pPr>
        <w:widowControl w:val="0"/>
        <w:spacing w:beforeLines="100" w:before="240" w:after="0" w:line="360" w:lineRule="auto"/>
        <w:ind w:firstLine="480"/>
        <w:jc w:val="both"/>
        <w:rPr>
          <w:rFonts w:ascii="Times New Roman" w:eastAsia="DFKai-SB" w:hAnsi="Times New Roman"/>
          <w:kern w:val="2"/>
          <w:szCs w:val="22"/>
          <w:lang w:eastAsia="zh-TW"/>
        </w:rPr>
      </w:pPr>
      <w:r w:rsidRPr="00CC2AB8">
        <w:rPr>
          <w:rFonts w:ascii="Times New Roman" w:eastAsia="DFKai-SB" w:hAnsi="Times New Roman"/>
          <w:kern w:val="2"/>
          <w:szCs w:val="22"/>
          <w:lang w:eastAsia="zh-TW"/>
        </w:rPr>
        <w:t>Abu-</w:t>
      </w:r>
      <w:proofErr w:type="spellStart"/>
      <w:r w:rsidRPr="00CC2AB8">
        <w:rPr>
          <w:rFonts w:ascii="Times New Roman" w:eastAsia="DFKai-SB" w:hAnsi="Times New Roman"/>
          <w:kern w:val="2"/>
          <w:szCs w:val="22"/>
          <w:lang w:eastAsia="zh-TW"/>
        </w:rPr>
        <w:t>Oda,El</w:t>
      </w:r>
      <w:proofErr w:type="spellEnd"/>
      <w:r w:rsidRPr="00CC2AB8">
        <w:rPr>
          <w:rFonts w:ascii="Times New Roman" w:eastAsia="DFKai-SB" w:hAnsi="Times New Roman"/>
          <w:kern w:val="2"/>
          <w:szCs w:val="22"/>
          <w:lang w:eastAsia="zh-TW"/>
        </w:rPr>
        <w:t>-</w:t>
      </w:r>
      <w:proofErr w:type="spellStart"/>
      <w:r w:rsidRPr="00CC2AB8">
        <w:rPr>
          <w:rFonts w:ascii="Times New Roman" w:eastAsia="DFKai-SB" w:hAnsi="Times New Roman"/>
          <w:kern w:val="2"/>
          <w:szCs w:val="22"/>
          <w:lang w:eastAsia="zh-TW"/>
        </w:rPr>
        <w:t>Halees</w:t>
      </w:r>
      <w:proofErr w:type="spellEnd"/>
      <w:r w:rsidR="0067730B" w:rsidRPr="00CC2AB8">
        <w:rPr>
          <w:rFonts w:ascii="Times New Roman" w:eastAsia="DFKai-SB" w:hAnsi="Times New Roman"/>
          <w:kern w:val="2"/>
          <w:szCs w:val="22"/>
          <w:lang w:eastAsia="zh-TW"/>
        </w:rPr>
        <w:t>(</w:t>
      </w:r>
      <w:r w:rsidRPr="00CC2AB8">
        <w:rPr>
          <w:rFonts w:ascii="Times New Roman" w:eastAsia="DFKai-SB" w:hAnsi="Times New Roman"/>
          <w:kern w:val="2"/>
          <w:szCs w:val="22"/>
          <w:lang w:eastAsia="zh-TW"/>
        </w:rPr>
        <w:t>2015</w:t>
      </w:r>
      <w:r w:rsidR="0067730B" w:rsidRPr="00CC2AB8">
        <w:rPr>
          <w:rFonts w:ascii="Times New Roman" w:eastAsia="DFKai-SB" w:hAnsi="Times New Roman"/>
          <w:kern w:val="2"/>
          <w:szCs w:val="22"/>
          <w:lang w:eastAsia="zh-TW"/>
        </w:rPr>
        <w:t xml:space="preserve">) </w:t>
      </w:r>
      <w:r w:rsidRPr="00CC2AB8">
        <w:rPr>
          <w:rFonts w:ascii="Times New Roman" w:eastAsia="DFKai-SB" w:hAnsi="Times New Roman"/>
          <w:kern w:val="2"/>
          <w:szCs w:val="22"/>
          <w:lang w:eastAsia="zh-TW"/>
        </w:rPr>
        <w:t>也運用了</w:t>
      </w:r>
      <w:r w:rsidRPr="00CC2AB8">
        <w:rPr>
          <w:rFonts w:ascii="Times New Roman" w:eastAsia="DFKai-SB" w:hAnsi="Times New Roman"/>
          <w:kern w:val="2"/>
          <w:szCs w:val="22"/>
          <w:lang w:eastAsia="zh-TW"/>
        </w:rPr>
        <w:t xml:space="preserve">ALAQSA </w:t>
      </w:r>
      <w:r w:rsidRPr="00CC2AB8">
        <w:rPr>
          <w:rFonts w:ascii="Times New Roman" w:eastAsia="DFKai-SB" w:hAnsi="Times New Roman"/>
          <w:kern w:val="2"/>
          <w:szCs w:val="22"/>
          <w:lang w:eastAsia="zh-TW"/>
        </w:rPr>
        <w:t>大學計算機科學系的成績單與高中成績來預測輟學的學生，希望透過預測結果針對教育有較好的理解；在研究中針對預測使用兩種演算法；分別為決策樹模型以及</w:t>
      </w:r>
      <w:r w:rsidRPr="00CC2AB8">
        <w:rPr>
          <w:rFonts w:ascii="Times New Roman" w:eastAsia="DFKai-SB" w:hAnsi="Times New Roman"/>
          <w:kern w:val="2"/>
          <w:szCs w:val="22"/>
          <w:lang w:eastAsia="zh-TW"/>
        </w:rPr>
        <w:t>Naive Bayes</w:t>
      </w:r>
      <w:r w:rsidRPr="00CC2AB8">
        <w:rPr>
          <w:rFonts w:ascii="Times New Roman" w:eastAsia="DFKai-SB" w:hAnsi="Times New Roman"/>
          <w:kern w:val="2"/>
          <w:szCs w:val="22"/>
          <w:lang w:eastAsia="zh-TW"/>
        </w:rPr>
        <w:t>模型，分別得出</w:t>
      </w:r>
      <w:r w:rsidRPr="00CC2AB8">
        <w:rPr>
          <w:rFonts w:ascii="Times New Roman" w:eastAsia="DFKai-SB" w:hAnsi="Times New Roman"/>
          <w:kern w:val="2"/>
          <w:szCs w:val="22"/>
          <w:lang w:eastAsia="zh-TW"/>
        </w:rPr>
        <w:t>98.14%</w:t>
      </w:r>
      <w:r w:rsidRPr="00CC2AB8">
        <w:rPr>
          <w:rFonts w:ascii="Times New Roman" w:eastAsia="DFKai-SB" w:hAnsi="Times New Roman"/>
          <w:kern w:val="2"/>
          <w:szCs w:val="22"/>
          <w:lang w:eastAsia="zh-TW"/>
        </w:rPr>
        <w:t>與</w:t>
      </w:r>
      <w:r w:rsidRPr="00CC2AB8">
        <w:rPr>
          <w:rFonts w:ascii="Times New Roman" w:eastAsia="DFKai-SB" w:hAnsi="Times New Roman"/>
          <w:kern w:val="2"/>
          <w:szCs w:val="22"/>
          <w:lang w:eastAsia="zh-TW"/>
        </w:rPr>
        <w:t>96.86%</w:t>
      </w:r>
      <w:r w:rsidRPr="00CC2AB8">
        <w:rPr>
          <w:rFonts w:ascii="Times New Roman" w:eastAsia="DFKai-SB" w:hAnsi="Times New Roman"/>
          <w:kern w:val="2"/>
          <w:szCs w:val="22"/>
          <w:lang w:eastAsia="zh-TW"/>
        </w:rPr>
        <w:t>的準確度，達到良好的預測結果，而使用較多演算法預測輟學相關的文獻有</w:t>
      </w:r>
      <w:proofErr w:type="spellStart"/>
      <w:r w:rsidRPr="00CC2AB8">
        <w:rPr>
          <w:rFonts w:ascii="Times New Roman" w:eastAsia="DFKai-SB" w:hAnsi="Times New Roman"/>
          <w:kern w:val="2"/>
          <w:szCs w:val="22"/>
          <w:lang w:eastAsia="zh-TW"/>
        </w:rPr>
        <w:t>Kotsiantis,Pierrakeas</w:t>
      </w:r>
      <w:proofErr w:type="spellEnd"/>
      <w:r w:rsidRPr="00CC2AB8">
        <w:rPr>
          <w:rFonts w:ascii="Times New Roman" w:eastAsia="DFKai-SB" w:hAnsi="Times New Roman"/>
          <w:kern w:val="2"/>
          <w:szCs w:val="22"/>
          <w:lang w:eastAsia="zh-TW"/>
        </w:rPr>
        <w:t xml:space="preserve"> and </w:t>
      </w:r>
      <w:proofErr w:type="spellStart"/>
      <w:r w:rsidRPr="00CC2AB8">
        <w:rPr>
          <w:rFonts w:ascii="Times New Roman" w:eastAsia="DFKai-SB" w:hAnsi="Times New Roman"/>
          <w:kern w:val="2"/>
          <w:szCs w:val="22"/>
          <w:lang w:eastAsia="zh-TW"/>
        </w:rPr>
        <w:t>Pintelas</w:t>
      </w:r>
      <w:proofErr w:type="spellEnd"/>
      <w:r w:rsidR="00C064FB" w:rsidRPr="00CC2AB8">
        <w:rPr>
          <w:rFonts w:ascii="Times New Roman" w:eastAsia="DFKai-SB" w:hAnsi="Times New Roman"/>
          <w:kern w:val="2"/>
          <w:szCs w:val="22"/>
          <w:lang w:eastAsia="zh-TW"/>
        </w:rPr>
        <w:t>(</w:t>
      </w:r>
      <w:r w:rsidRPr="00CC2AB8">
        <w:rPr>
          <w:rFonts w:ascii="Times New Roman" w:eastAsia="DFKai-SB" w:hAnsi="Times New Roman"/>
          <w:kern w:val="2"/>
          <w:szCs w:val="22"/>
          <w:lang w:eastAsia="zh-TW"/>
        </w:rPr>
        <w:t>2004</w:t>
      </w:r>
      <w:r w:rsidR="00C064FB" w:rsidRPr="00CC2AB8">
        <w:rPr>
          <w:rFonts w:ascii="Times New Roman" w:eastAsia="DFKai-SB" w:hAnsi="Times New Roman"/>
          <w:kern w:val="2"/>
          <w:szCs w:val="22"/>
          <w:lang w:eastAsia="zh-TW"/>
        </w:rPr>
        <w:t xml:space="preserve">) </w:t>
      </w:r>
      <w:r w:rsidRPr="00CC2AB8">
        <w:rPr>
          <w:rFonts w:ascii="Times New Roman" w:eastAsia="DFKai-SB" w:hAnsi="Times New Roman"/>
          <w:kern w:val="2"/>
          <w:szCs w:val="22"/>
          <w:lang w:eastAsia="zh-TW"/>
        </w:rPr>
        <w:t>對於與學生的學習成效進行了相關的預測，將機器學習應用於</w:t>
      </w:r>
      <w:r w:rsidRPr="00CC2AB8">
        <w:rPr>
          <w:rFonts w:ascii="Times New Roman" w:eastAsia="DFKai-SB" w:hAnsi="Times New Roman"/>
          <w:kern w:val="2"/>
          <w:szCs w:val="22"/>
          <w:lang w:eastAsia="zh-TW"/>
        </w:rPr>
        <w:t>Hellenic Open University</w:t>
      </w:r>
      <w:r w:rsidRPr="00CC2AB8">
        <w:rPr>
          <w:rFonts w:ascii="Times New Roman" w:eastAsia="DFKai-SB" w:hAnsi="Times New Roman"/>
          <w:kern w:val="2"/>
          <w:szCs w:val="22"/>
          <w:lang w:eastAsia="zh-TW"/>
        </w:rPr>
        <w:t>遠程教育預測中；預測出哪一類型學生輟</w:t>
      </w:r>
      <w:r w:rsidR="0083617D" w:rsidRPr="00CC2AB8">
        <w:rPr>
          <w:rFonts w:ascii="Times New Roman" w:eastAsia="DFKai-SB" w:hAnsi="Times New Roman"/>
          <w:kern w:val="2"/>
          <w:szCs w:val="22"/>
          <w:lang w:eastAsia="zh-TW"/>
        </w:rPr>
        <w:t>學的可能性最高；使得遠端導師可以採取預防措施減少學生的輟學率，</w:t>
      </w:r>
      <w:r w:rsidRPr="00CC2AB8">
        <w:rPr>
          <w:rFonts w:ascii="Times New Roman" w:eastAsia="DFKai-SB" w:hAnsi="Times New Roman"/>
          <w:kern w:val="2"/>
          <w:szCs w:val="22"/>
          <w:lang w:eastAsia="zh-TW"/>
        </w:rPr>
        <w:t xml:space="preserve">Schaffer </w:t>
      </w:r>
      <w:r w:rsidR="0083617D" w:rsidRPr="00CC2AB8">
        <w:rPr>
          <w:rFonts w:ascii="Times New Roman" w:eastAsia="DFKai-SB" w:hAnsi="Times New Roman"/>
          <w:kern w:val="2"/>
          <w:szCs w:val="22"/>
          <w:lang w:eastAsia="zh-TW"/>
        </w:rPr>
        <w:t>(</w:t>
      </w:r>
      <w:r w:rsidRPr="00CC2AB8">
        <w:rPr>
          <w:rFonts w:ascii="Times New Roman" w:eastAsia="DFKai-SB" w:hAnsi="Times New Roman"/>
          <w:kern w:val="2"/>
          <w:szCs w:val="22"/>
          <w:lang w:eastAsia="zh-TW"/>
        </w:rPr>
        <w:t>1994</w:t>
      </w:r>
      <w:r w:rsidR="0083617D" w:rsidRPr="00CC2AB8">
        <w:rPr>
          <w:rFonts w:ascii="Times New Roman" w:eastAsia="DFKai-SB" w:hAnsi="Times New Roman"/>
          <w:kern w:val="2"/>
          <w:szCs w:val="22"/>
          <w:lang w:eastAsia="zh-TW"/>
        </w:rPr>
        <w:t xml:space="preserve">) </w:t>
      </w:r>
      <w:r w:rsidRPr="00CC2AB8">
        <w:rPr>
          <w:rFonts w:ascii="Times New Roman" w:eastAsia="DFKai-SB" w:hAnsi="Times New Roman"/>
          <w:kern w:val="2"/>
          <w:szCs w:val="22"/>
          <w:lang w:eastAsia="zh-TW"/>
        </w:rPr>
        <w:t>提到由於每個機器學習的演算法都各自擁有一些偏差值，也就代表說某個演算法在</w:t>
      </w:r>
      <w:r w:rsidRPr="00CC2AB8">
        <w:rPr>
          <w:rFonts w:ascii="Times New Roman" w:eastAsia="DFKai-SB" w:hAnsi="Times New Roman"/>
          <w:kern w:val="2"/>
          <w:szCs w:val="22"/>
          <w:lang w:eastAsia="zh-TW"/>
        </w:rPr>
        <w:t>A</w:t>
      </w:r>
      <w:r w:rsidRPr="00CC2AB8">
        <w:rPr>
          <w:rFonts w:ascii="Times New Roman" w:eastAsia="DFKai-SB" w:hAnsi="Times New Roman"/>
          <w:kern w:val="2"/>
          <w:szCs w:val="22"/>
          <w:lang w:eastAsia="zh-TW"/>
        </w:rPr>
        <w:t>領域中表現良好，很有可能在</w:t>
      </w:r>
      <w:r w:rsidRPr="00CC2AB8">
        <w:rPr>
          <w:rFonts w:ascii="Times New Roman" w:eastAsia="DFKai-SB" w:hAnsi="Times New Roman"/>
          <w:kern w:val="2"/>
          <w:szCs w:val="22"/>
          <w:lang w:eastAsia="zh-TW"/>
        </w:rPr>
        <w:t>B</w:t>
      </w:r>
      <w:r w:rsidRPr="00CC2AB8">
        <w:rPr>
          <w:rFonts w:ascii="Times New Roman" w:eastAsia="DFKai-SB" w:hAnsi="Times New Roman"/>
          <w:kern w:val="2"/>
          <w:szCs w:val="22"/>
          <w:lang w:eastAsia="zh-TW"/>
        </w:rPr>
        <w:t>領域表現是不佳的，故必須對各個不同的演算法做出比較。</w:t>
      </w:r>
    </w:p>
    <w:p w14:paraId="37FCCCEB" w14:textId="4C15637E" w:rsidR="004B773D" w:rsidRDefault="00577174" w:rsidP="00CC2AB8">
      <w:pPr>
        <w:widowControl w:val="0"/>
        <w:spacing w:beforeLines="100" w:before="240" w:after="0" w:line="360" w:lineRule="auto"/>
        <w:ind w:firstLine="480"/>
        <w:jc w:val="both"/>
        <w:rPr>
          <w:rFonts w:ascii="Times New Roman" w:eastAsia="DFKai-SB" w:hAnsi="Times New Roman"/>
          <w:kern w:val="2"/>
          <w:szCs w:val="22"/>
          <w:lang w:eastAsia="zh-TW"/>
        </w:rPr>
      </w:pPr>
      <w:r w:rsidRPr="00CC2AB8">
        <w:rPr>
          <w:rFonts w:ascii="Times New Roman" w:eastAsia="DFKai-SB" w:hAnsi="Times New Roman"/>
          <w:kern w:val="2"/>
          <w:szCs w:val="22"/>
          <w:lang w:eastAsia="zh-TW"/>
        </w:rPr>
        <w:t>在</w:t>
      </w:r>
      <w:proofErr w:type="spellStart"/>
      <w:r w:rsidRPr="00CC2AB8">
        <w:rPr>
          <w:rFonts w:ascii="Times New Roman" w:eastAsia="DFKai-SB" w:hAnsi="Times New Roman"/>
          <w:kern w:val="2"/>
          <w:szCs w:val="22"/>
          <w:lang w:eastAsia="zh-TW"/>
        </w:rPr>
        <w:t>Kotsiantis,Pierrakeas</w:t>
      </w:r>
      <w:proofErr w:type="spellEnd"/>
      <w:r w:rsidRPr="00CC2AB8">
        <w:rPr>
          <w:rFonts w:ascii="Times New Roman" w:eastAsia="DFKai-SB" w:hAnsi="Times New Roman"/>
          <w:kern w:val="2"/>
          <w:szCs w:val="22"/>
          <w:lang w:eastAsia="zh-TW"/>
        </w:rPr>
        <w:t xml:space="preserve"> and </w:t>
      </w:r>
      <w:proofErr w:type="spellStart"/>
      <w:r w:rsidRPr="00CC2AB8">
        <w:rPr>
          <w:rFonts w:ascii="Times New Roman" w:eastAsia="DFKai-SB" w:hAnsi="Times New Roman"/>
          <w:kern w:val="2"/>
          <w:szCs w:val="22"/>
          <w:lang w:eastAsia="zh-TW"/>
        </w:rPr>
        <w:t>Pintelas</w:t>
      </w:r>
      <w:proofErr w:type="spellEnd"/>
      <w:r w:rsidR="00FE234C" w:rsidRPr="00CC2AB8">
        <w:rPr>
          <w:rFonts w:ascii="Times New Roman" w:eastAsia="DFKai-SB" w:hAnsi="Times New Roman"/>
          <w:kern w:val="2"/>
          <w:szCs w:val="22"/>
          <w:lang w:eastAsia="zh-TW"/>
        </w:rPr>
        <w:t>(</w:t>
      </w:r>
      <w:r w:rsidRPr="00CC2AB8">
        <w:rPr>
          <w:rFonts w:ascii="Times New Roman" w:eastAsia="DFKai-SB" w:hAnsi="Times New Roman"/>
          <w:kern w:val="2"/>
          <w:szCs w:val="22"/>
          <w:lang w:eastAsia="zh-TW"/>
        </w:rPr>
        <w:t>2004</w:t>
      </w:r>
      <w:r w:rsidR="00FE234C" w:rsidRPr="00CC2AB8">
        <w:rPr>
          <w:rFonts w:ascii="Times New Roman" w:eastAsia="DFKai-SB" w:hAnsi="Times New Roman"/>
          <w:kern w:val="2"/>
          <w:szCs w:val="22"/>
          <w:lang w:eastAsia="zh-TW"/>
        </w:rPr>
        <w:t xml:space="preserve">) </w:t>
      </w:r>
      <w:r w:rsidR="0039616E">
        <w:rPr>
          <w:rFonts w:ascii="Times New Roman" w:eastAsia="DFKai-SB" w:hAnsi="Times New Roman"/>
          <w:kern w:val="2"/>
          <w:szCs w:val="22"/>
          <w:lang w:eastAsia="zh-TW"/>
        </w:rPr>
        <w:t>研究中分別提出了六種演算法預測輟學，其中包括；決策樹、羅吉斯</w:t>
      </w:r>
      <w:r w:rsidR="0039616E">
        <w:rPr>
          <w:rFonts w:ascii="Times New Roman" w:eastAsia="DFKai-SB" w:hAnsi="Times New Roman" w:hint="eastAsia"/>
          <w:kern w:val="2"/>
          <w:szCs w:val="22"/>
          <w:lang w:eastAsia="zh-TW"/>
        </w:rPr>
        <w:t>迴</w:t>
      </w:r>
      <w:r w:rsidRPr="00CC2AB8">
        <w:rPr>
          <w:rFonts w:ascii="Times New Roman" w:eastAsia="DFKai-SB" w:hAnsi="Times New Roman"/>
          <w:kern w:val="2"/>
          <w:szCs w:val="22"/>
          <w:lang w:eastAsia="zh-TW"/>
        </w:rPr>
        <w:t>歸、</w:t>
      </w:r>
      <w:r w:rsidRPr="00CC2AB8">
        <w:rPr>
          <w:rFonts w:ascii="Times New Roman" w:eastAsia="DFKai-SB" w:hAnsi="Times New Roman"/>
          <w:kern w:val="2"/>
          <w:szCs w:val="22"/>
          <w:lang w:eastAsia="zh-TW"/>
        </w:rPr>
        <w:t>Naive Bayes</w:t>
      </w:r>
      <w:r w:rsidRPr="00CC2AB8">
        <w:rPr>
          <w:rFonts w:ascii="Times New Roman" w:eastAsia="DFKai-SB" w:hAnsi="Times New Roman"/>
          <w:kern w:val="2"/>
          <w:szCs w:val="22"/>
          <w:lang w:eastAsia="zh-TW"/>
        </w:rPr>
        <w:t>、</w:t>
      </w:r>
      <w:r w:rsidRPr="00CC2AB8">
        <w:rPr>
          <w:rFonts w:ascii="Times New Roman" w:eastAsia="DFKai-SB" w:hAnsi="Times New Roman"/>
          <w:kern w:val="2"/>
          <w:szCs w:val="22"/>
          <w:lang w:eastAsia="zh-TW"/>
        </w:rPr>
        <w:t xml:space="preserve"> K-nearest neighbor</w:t>
      </w:r>
      <w:r w:rsidRPr="00CC2AB8">
        <w:rPr>
          <w:rFonts w:ascii="Times New Roman" w:eastAsia="DFKai-SB" w:hAnsi="Times New Roman"/>
          <w:kern w:val="2"/>
          <w:szCs w:val="22"/>
          <w:lang w:eastAsia="zh-TW"/>
        </w:rPr>
        <w:t>、人工神經網路、支持向量機，其中</w:t>
      </w:r>
      <w:r w:rsidRPr="00CC2AB8">
        <w:rPr>
          <w:rFonts w:ascii="Times New Roman" w:eastAsia="DFKai-SB" w:hAnsi="Times New Roman"/>
          <w:kern w:val="2"/>
          <w:szCs w:val="22"/>
          <w:lang w:eastAsia="zh-TW"/>
        </w:rPr>
        <w:t xml:space="preserve">Naive Bayes </w:t>
      </w:r>
      <w:r w:rsidRPr="00CC2AB8">
        <w:rPr>
          <w:rFonts w:ascii="Times New Roman" w:eastAsia="DFKai-SB" w:hAnsi="Times New Roman"/>
          <w:kern w:val="2"/>
          <w:szCs w:val="22"/>
          <w:lang w:eastAsia="zh-TW"/>
        </w:rPr>
        <w:t>演算法表現最佳，其平均預測準確率為</w:t>
      </w:r>
      <w:r w:rsidRPr="00CC2AB8">
        <w:rPr>
          <w:rFonts w:ascii="Times New Roman" w:eastAsia="DFKai-SB" w:hAnsi="Times New Roman"/>
          <w:kern w:val="2"/>
          <w:szCs w:val="22"/>
          <w:lang w:eastAsia="zh-TW"/>
        </w:rPr>
        <w:t>70.51%</w:t>
      </w:r>
      <w:r w:rsidRPr="00CC2AB8">
        <w:rPr>
          <w:rFonts w:ascii="Times New Roman" w:eastAsia="DFKai-SB" w:hAnsi="Times New Roman"/>
          <w:kern w:val="2"/>
          <w:szCs w:val="22"/>
          <w:lang w:eastAsia="zh-TW"/>
        </w:rPr>
        <w:t>，</w:t>
      </w:r>
      <w:r w:rsidRPr="00CC2AB8">
        <w:rPr>
          <w:rFonts w:ascii="Times New Roman" w:eastAsia="DFKai-SB" w:hAnsi="Times New Roman"/>
          <w:kern w:val="2"/>
          <w:szCs w:val="22"/>
          <w:lang w:eastAsia="zh-TW"/>
        </w:rPr>
        <w:t>Cortez and Silva</w:t>
      </w:r>
      <w:r w:rsidR="007B4206" w:rsidRPr="00CC2AB8">
        <w:rPr>
          <w:rFonts w:ascii="Times New Roman" w:eastAsia="DFKai-SB" w:hAnsi="Times New Roman"/>
          <w:kern w:val="2"/>
          <w:szCs w:val="22"/>
          <w:lang w:eastAsia="zh-TW"/>
        </w:rPr>
        <w:t>(</w:t>
      </w:r>
      <w:r w:rsidRPr="00CC2AB8">
        <w:rPr>
          <w:rFonts w:ascii="Times New Roman" w:eastAsia="DFKai-SB" w:hAnsi="Times New Roman"/>
          <w:kern w:val="2"/>
          <w:szCs w:val="22"/>
          <w:lang w:eastAsia="zh-TW"/>
        </w:rPr>
        <w:t>2013</w:t>
      </w:r>
      <w:r w:rsidR="007B4206" w:rsidRPr="00CC2AB8">
        <w:rPr>
          <w:rFonts w:ascii="Times New Roman" w:eastAsia="DFKai-SB" w:hAnsi="Times New Roman"/>
          <w:kern w:val="2"/>
          <w:szCs w:val="22"/>
          <w:lang w:eastAsia="zh-TW"/>
        </w:rPr>
        <w:t xml:space="preserve">) </w:t>
      </w:r>
      <w:r w:rsidRPr="00CC2AB8">
        <w:rPr>
          <w:rFonts w:ascii="Times New Roman" w:eastAsia="DFKai-SB" w:hAnsi="Times New Roman"/>
          <w:kern w:val="2"/>
          <w:szCs w:val="22"/>
          <w:lang w:eastAsia="zh-TW"/>
        </w:rPr>
        <w:t>也使用了隨機森林、支持向量機、人工神經網路以</w:t>
      </w:r>
    </w:p>
    <w:p w14:paraId="65369733" w14:textId="77777777" w:rsidR="00AF7889" w:rsidRPr="00CC2AB8" w:rsidRDefault="00577174" w:rsidP="004B773D">
      <w:pPr>
        <w:widowControl w:val="0"/>
        <w:spacing w:beforeLines="100" w:before="240" w:after="0" w:line="360" w:lineRule="auto"/>
        <w:jc w:val="both"/>
        <w:rPr>
          <w:rFonts w:ascii="Times New Roman" w:eastAsia="DFKai-SB" w:hAnsi="Times New Roman"/>
          <w:kern w:val="2"/>
          <w:szCs w:val="22"/>
          <w:lang w:eastAsia="zh-TW"/>
        </w:rPr>
      </w:pPr>
      <w:r w:rsidRPr="00CC2AB8">
        <w:rPr>
          <w:rFonts w:ascii="Times New Roman" w:eastAsia="DFKai-SB" w:hAnsi="Times New Roman"/>
          <w:kern w:val="2"/>
          <w:szCs w:val="22"/>
          <w:lang w:eastAsia="zh-TW"/>
        </w:rPr>
        <w:t>及決策樹對中學生的數學科目以及葡萄牙語科目進行了成績的預測，研究顯示在已知過去成績下此預測可以達到很高的準確率，這與</w:t>
      </w:r>
      <w:proofErr w:type="spellStart"/>
      <w:r w:rsidRPr="00CC2AB8">
        <w:rPr>
          <w:rFonts w:ascii="Times New Roman" w:eastAsia="DFKai-SB" w:hAnsi="Times New Roman"/>
          <w:kern w:val="2"/>
          <w:szCs w:val="22"/>
          <w:lang w:eastAsia="zh-TW"/>
        </w:rPr>
        <w:t>Kotsiantis</w:t>
      </w:r>
      <w:proofErr w:type="spellEnd"/>
      <w:r w:rsidR="007034D4" w:rsidRPr="00CC2AB8">
        <w:rPr>
          <w:rFonts w:ascii="Times New Roman" w:eastAsia="DFKai-SB" w:hAnsi="Times New Roman"/>
          <w:kern w:val="2"/>
          <w:szCs w:val="22"/>
          <w:lang w:eastAsia="zh-TW"/>
        </w:rPr>
        <w:t>(</w:t>
      </w:r>
      <w:r w:rsidRPr="00CC2AB8">
        <w:rPr>
          <w:rFonts w:ascii="Times New Roman" w:eastAsia="DFKai-SB" w:hAnsi="Times New Roman"/>
          <w:kern w:val="2"/>
          <w:szCs w:val="22"/>
          <w:lang w:eastAsia="zh-TW"/>
        </w:rPr>
        <w:t>2004</w:t>
      </w:r>
      <w:r w:rsidR="007034D4" w:rsidRPr="00CC2AB8">
        <w:rPr>
          <w:rFonts w:ascii="Times New Roman" w:eastAsia="DFKai-SB" w:hAnsi="Times New Roman"/>
          <w:kern w:val="2"/>
          <w:szCs w:val="22"/>
          <w:lang w:eastAsia="zh-TW"/>
        </w:rPr>
        <w:t xml:space="preserve">) </w:t>
      </w:r>
      <w:r w:rsidRPr="00CC2AB8">
        <w:rPr>
          <w:rFonts w:ascii="Times New Roman" w:eastAsia="DFKai-SB" w:hAnsi="Times New Roman"/>
          <w:kern w:val="2"/>
          <w:szCs w:val="22"/>
          <w:lang w:eastAsia="zh-TW"/>
        </w:rPr>
        <w:t>中的結論相互呼應：學生的現今成就表現受過去的成績表現影響很大，儘</w:t>
      </w:r>
      <w:r w:rsidR="00F91642" w:rsidRPr="00CC2AB8">
        <w:rPr>
          <w:rFonts w:ascii="Times New Roman" w:eastAsia="DFKai-SB" w:hAnsi="Times New Roman"/>
          <w:kern w:val="2"/>
          <w:szCs w:val="22"/>
          <w:lang w:eastAsia="zh-TW"/>
        </w:rPr>
        <w:t>管如此預測力較高的模型通常也包含了以下的其他因素，如：學校相關</w:t>
      </w:r>
      <w:r w:rsidR="00F91642" w:rsidRPr="00CC2AB8">
        <w:rPr>
          <w:rFonts w:ascii="Times New Roman" w:eastAsia="DFKai-SB" w:hAnsi="Times New Roman"/>
          <w:kern w:val="2"/>
          <w:szCs w:val="22"/>
          <w:lang w:eastAsia="zh-TW"/>
        </w:rPr>
        <w:t>(</w:t>
      </w:r>
      <w:r w:rsidR="00F91642" w:rsidRPr="00CC2AB8">
        <w:rPr>
          <w:rFonts w:ascii="Times New Roman" w:eastAsia="DFKai-SB" w:hAnsi="Times New Roman"/>
          <w:kern w:val="2"/>
          <w:szCs w:val="22"/>
          <w:lang w:eastAsia="zh-TW"/>
        </w:rPr>
        <w:t>例如：缺勤人數、選擇學校的理</w:t>
      </w:r>
      <w:r w:rsidR="00F91642" w:rsidRPr="00CC2AB8">
        <w:rPr>
          <w:rFonts w:ascii="Times New Roman" w:eastAsia="DFKai-SB" w:hAnsi="Times New Roman"/>
          <w:kern w:val="2"/>
          <w:szCs w:val="22"/>
          <w:lang w:eastAsia="zh-TW"/>
        </w:rPr>
        <w:lastRenderedPageBreak/>
        <w:t>由、額外的教育</w:t>
      </w:r>
      <w:r w:rsidR="00F91642" w:rsidRPr="00CC2AB8">
        <w:rPr>
          <w:rFonts w:ascii="Times New Roman" w:eastAsia="DFKai-SB" w:hAnsi="Times New Roman"/>
          <w:kern w:val="2"/>
          <w:szCs w:val="22"/>
          <w:lang w:eastAsia="zh-TW"/>
        </w:rPr>
        <w:t>)</w:t>
      </w:r>
      <w:r w:rsidR="00F91642" w:rsidRPr="00CC2AB8">
        <w:rPr>
          <w:rFonts w:ascii="Times New Roman" w:eastAsia="DFKai-SB" w:hAnsi="Times New Roman"/>
          <w:kern w:val="2"/>
          <w:szCs w:val="22"/>
          <w:lang w:eastAsia="zh-TW"/>
        </w:rPr>
        <w:t>，人口統計學</w:t>
      </w:r>
      <w:r w:rsidR="00F91642" w:rsidRPr="00CC2AB8">
        <w:rPr>
          <w:rFonts w:ascii="Times New Roman" w:eastAsia="DFKai-SB" w:hAnsi="Times New Roman"/>
          <w:kern w:val="2"/>
          <w:szCs w:val="22"/>
          <w:lang w:eastAsia="zh-TW"/>
        </w:rPr>
        <w:t>(</w:t>
      </w:r>
      <w:r w:rsidR="00F91642" w:rsidRPr="00CC2AB8">
        <w:rPr>
          <w:rFonts w:ascii="Times New Roman" w:eastAsia="DFKai-SB" w:hAnsi="Times New Roman"/>
          <w:kern w:val="2"/>
          <w:szCs w:val="22"/>
          <w:lang w:eastAsia="zh-TW"/>
        </w:rPr>
        <w:t>例如：學生的年齡、父母的工作和教育</w:t>
      </w:r>
      <w:r w:rsidR="00F91642" w:rsidRPr="00CC2AB8">
        <w:rPr>
          <w:rFonts w:ascii="Times New Roman" w:eastAsia="DFKai-SB" w:hAnsi="Times New Roman"/>
          <w:kern w:val="2"/>
          <w:szCs w:val="22"/>
          <w:lang w:eastAsia="zh-TW"/>
        </w:rPr>
        <w:t>)</w:t>
      </w:r>
      <w:r w:rsidR="00F91642" w:rsidRPr="00CC2AB8">
        <w:rPr>
          <w:rFonts w:ascii="Times New Roman" w:eastAsia="DFKai-SB" w:hAnsi="Times New Roman"/>
          <w:kern w:val="2"/>
          <w:szCs w:val="22"/>
          <w:lang w:eastAsia="zh-TW"/>
        </w:rPr>
        <w:t>和社交</w:t>
      </w:r>
      <w:r w:rsidR="00F91642" w:rsidRPr="00CC2AB8">
        <w:rPr>
          <w:rFonts w:ascii="Times New Roman" w:eastAsia="DFKai-SB" w:hAnsi="Times New Roman"/>
          <w:kern w:val="2"/>
          <w:szCs w:val="22"/>
          <w:lang w:eastAsia="zh-TW"/>
        </w:rPr>
        <w:t>(</w:t>
      </w:r>
      <w:r w:rsidR="00F91642" w:rsidRPr="00CC2AB8">
        <w:rPr>
          <w:rFonts w:ascii="Times New Roman" w:eastAsia="DFKai-SB" w:hAnsi="Times New Roman"/>
          <w:kern w:val="2"/>
          <w:szCs w:val="22"/>
          <w:lang w:eastAsia="zh-TW"/>
        </w:rPr>
        <w:t>例如：與朋友外出</w:t>
      </w:r>
      <w:r w:rsidR="00F91642" w:rsidRPr="00CC2AB8">
        <w:rPr>
          <w:rFonts w:ascii="Times New Roman" w:eastAsia="DFKai-SB" w:hAnsi="Times New Roman"/>
          <w:kern w:val="2"/>
          <w:szCs w:val="22"/>
          <w:lang w:eastAsia="zh-TW"/>
        </w:rPr>
        <w:t>)</w:t>
      </w:r>
      <w:r w:rsidRPr="00CC2AB8">
        <w:rPr>
          <w:rFonts w:ascii="Times New Roman" w:eastAsia="DFKai-SB" w:hAnsi="Times New Roman"/>
          <w:kern w:val="2"/>
          <w:szCs w:val="22"/>
          <w:lang w:eastAsia="zh-TW"/>
        </w:rPr>
        <w:t>變數仍存在很大的影響。</w:t>
      </w:r>
    </w:p>
    <w:p w14:paraId="7A5359AA" w14:textId="34A70C50" w:rsidR="00AF7889" w:rsidRPr="00CC2AB8" w:rsidRDefault="00577174" w:rsidP="00CC2AB8">
      <w:pPr>
        <w:widowControl w:val="0"/>
        <w:spacing w:beforeLines="100" w:before="240" w:after="0" w:line="360" w:lineRule="auto"/>
        <w:ind w:firstLine="480"/>
        <w:jc w:val="both"/>
        <w:rPr>
          <w:rFonts w:ascii="Times New Roman" w:eastAsia="DFKai-SB" w:hAnsi="Times New Roman"/>
          <w:kern w:val="2"/>
          <w:szCs w:val="22"/>
          <w:lang w:eastAsia="zh-TW"/>
        </w:rPr>
      </w:pPr>
      <w:r w:rsidRPr="00CC2AB8">
        <w:rPr>
          <w:rFonts w:ascii="Times New Roman" w:eastAsia="DFKai-SB" w:hAnsi="Times New Roman"/>
          <w:kern w:val="2"/>
          <w:szCs w:val="22"/>
          <w:lang w:eastAsia="zh-TW"/>
        </w:rPr>
        <w:t>另外</w:t>
      </w:r>
      <w:proofErr w:type="spellStart"/>
      <w:r w:rsidRPr="00CC2AB8">
        <w:rPr>
          <w:rFonts w:ascii="Times New Roman" w:eastAsia="DFKai-SB" w:hAnsi="Times New Roman"/>
          <w:kern w:val="2"/>
          <w:szCs w:val="22"/>
          <w:lang w:eastAsia="zh-TW"/>
        </w:rPr>
        <w:t>Dekker,Pechenizkiy</w:t>
      </w:r>
      <w:proofErr w:type="spellEnd"/>
      <w:r w:rsidRPr="00CC2AB8">
        <w:rPr>
          <w:rFonts w:ascii="Times New Roman" w:eastAsia="DFKai-SB" w:hAnsi="Times New Roman"/>
          <w:kern w:val="2"/>
          <w:szCs w:val="22"/>
          <w:lang w:eastAsia="zh-TW"/>
        </w:rPr>
        <w:t xml:space="preserve"> and </w:t>
      </w:r>
      <w:proofErr w:type="spellStart"/>
      <w:r w:rsidRPr="00CC2AB8">
        <w:rPr>
          <w:rFonts w:ascii="Times New Roman" w:eastAsia="DFKai-SB" w:hAnsi="Times New Roman"/>
          <w:kern w:val="2"/>
          <w:szCs w:val="22"/>
          <w:lang w:eastAsia="zh-TW"/>
        </w:rPr>
        <w:t>Vleeshouwers</w:t>
      </w:r>
      <w:proofErr w:type="spellEnd"/>
      <w:r w:rsidR="00C00E57" w:rsidRPr="00CC2AB8">
        <w:rPr>
          <w:rFonts w:ascii="Times New Roman" w:eastAsia="DFKai-SB" w:hAnsi="Times New Roman"/>
          <w:kern w:val="2"/>
          <w:szCs w:val="22"/>
          <w:lang w:eastAsia="zh-TW"/>
        </w:rPr>
        <w:t>(</w:t>
      </w:r>
      <w:r w:rsidRPr="00CC2AB8">
        <w:rPr>
          <w:rFonts w:ascii="Times New Roman" w:eastAsia="DFKai-SB" w:hAnsi="Times New Roman"/>
          <w:kern w:val="2"/>
          <w:szCs w:val="22"/>
          <w:lang w:eastAsia="zh-TW"/>
        </w:rPr>
        <w:t>2009</w:t>
      </w:r>
      <w:r w:rsidR="00C00E57" w:rsidRPr="00CC2AB8">
        <w:rPr>
          <w:rFonts w:ascii="Times New Roman" w:eastAsia="DFKai-SB" w:hAnsi="Times New Roman"/>
          <w:kern w:val="2"/>
          <w:szCs w:val="22"/>
          <w:lang w:eastAsia="zh-TW"/>
        </w:rPr>
        <w:t xml:space="preserve">) </w:t>
      </w:r>
      <w:r w:rsidRPr="00CC2AB8">
        <w:rPr>
          <w:rFonts w:ascii="Times New Roman" w:eastAsia="DFKai-SB" w:hAnsi="Times New Roman"/>
          <w:kern w:val="2"/>
          <w:szCs w:val="22"/>
          <w:lang w:eastAsia="zh-TW"/>
        </w:rPr>
        <w:t>於研究中提到輟學學生中有一類型特別的學生，稱之為風險類學生，此類型的學生特點在於，有高機率是不會被退學的學生，卻因種種原因被退學；也就是說校方必須提供更多的資源在他們身上，他們才能免於被退學，研究中透過高中以及大學的成績資料建構決策樹模型以提前預測出此類型的學生，準確度高達</w:t>
      </w:r>
      <w:r w:rsidRPr="00CC2AB8">
        <w:rPr>
          <w:rFonts w:ascii="Times New Roman" w:eastAsia="DFKai-SB" w:hAnsi="Times New Roman"/>
          <w:kern w:val="2"/>
          <w:szCs w:val="22"/>
          <w:lang w:eastAsia="zh-TW"/>
        </w:rPr>
        <w:t>75%</w:t>
      </w:r>
      <w:r w:rsidRPr="00CC2AB8">
        <w:rPr>
          <w:rFonts w:ascii="Times New Roman" w:eastAsia="DFKai-SB" w:hAnsi="Times New Roman"/>
          <w:kern w:val="2"/>
          <w:szCs w:val="22"/>
          <w:lang w:eastAsia="zh-TW"/>
        </w:rPr>
        <w:t>至</w:t>
      </w:r>
      <w:r w:rsidRPr="00CC2AB8">
        <w:rPr>
          <w:rFonts w:ascii="Times New Roman" w:eastAsia="DFKai-SB" w:hAnsi="Times New Roman"/>
          <w:kern w:val="2"/>
          <w:szCs w:val="22"/>
          <w:lang w:eastAsia="zh-TW"/>
        </w:rPr>
        <w:t>80%</w:t>
      </w:r>
      <w:r w:rsidRPr="00CC2AB8">
        <w:rPr>
          <w:rFonts w:ascii="Times New Roman" w:eastAsia="DFKai-SB" w:hAnsi="Times New Roman"/>
          <w:kern w:val="2"/>
          <w:szCs w:val="22"/>
          <w:lang w:eastAsia="zh-TW"/>
        </w:rPr>
        <w:t>之間，這項研究將有助於學生與老師共同改善學生的成績表現，使得校方可以降低學生的輟學比例，綜觀上述案例不難發現，決策樹於教育資料探勘中非常受歡迎，</w:t>
      </w:r>
      <w:proofErr w:type="spellStart"/>
      <w:r w:rsidRPr="00CC2AB8">
        <w:rPr>
          <w:rFonts w:ascii="Times New Roman" w:eastAsia="DFKai-SB" w:hAnsi="Times New Roman"/>
          <w:kern w:val="2"/>
          <w:szCs w:val="22"/>
          <w:lang w:eastAsia="zh-TW"/>
        </w:rPr>
        <w:t>Baradwaj</w:t>
      </w:r>
      <w:proofErr w:type="spellEnd"/>
      <w:r w:rsidRPr="00CC2AB8">
        <w:rPr>
          <w:rFonts w:ascii="Times New Roman" w:eastAsia="DFKai-SB" w:hAnsi="Times New Roman"/>
          <w:kern w:val="2"/>
          <w:szCs w:val="22"/>
          <w:lang w:eastAsia="zh-TW"/>
        </w:rPr>
        <w:t xml:space="preserve"> and Pal</w:t>
      </w:r>
      <w:r w:rsidR="00CB6DEF" w:rsidRPr="00CC2AB8">
        <w:rPr>
          <w:rFonts w:ascii="Times New Roman" w:eastAsia="DFKai-SB" w:hAnsi="Times New Roman"/>
          <w:kern w:val="2"/>
          <w:szCs w:val="22"/>
          <w:lang w:eastAsia="zh-TW"/>
        </w:rPr>
        <w:t>(</w:t>
      </w:r>
      <w:r w:rsidRPr="00CC2AB8">
        <w:rPr>
          <w:rFonts w:ascii="Times New Roman" w:eastAsia="DFKai-SB" w:hAnsi="Times New Roman"/>
          <w:kern w:val="2"/>
          <w:szCs w:val="22"/>
          <w:lang w:eastAsia="zh-TW"/>
        </w:rPr>
        <w:t>2012</w:t>
      </w:r>
      <w:r w:rsidR="00CB6DEF" w:rsidRPr="00CC2AB8">
        <w:rPr>
          <w:rFonts w:ascii="Times New Roman" w:eastAsia="DFKai-SB" w:hAnsi="Times New Roman"/>
          <w:kern w:val="2"/>
          <w:szCs w:val="22"/>
          <w:lang w:eastAsia="zh-TW"/>
        </w:rPr>
        <w:t xml:space="preserve">) </w:t>
      </w:r>
      <w:r w:rsidRPr="00CC2AB8">
        <w:rPr>
          <w:rFonts w:ascii="Times New Roman" w:eastAsia="DFKai-SB" w:hAnsi="Times New Roman"/>
          <w:kern w:val="2"/>
          <w:szCs w:val="22"/>
          <w:lang w:eastAsia="zh-TW"/>
        </w:rPr>
        <w:t>提出因為它們產生的分類規則比起其他的演算法分類更為直覺，在他所製作的文獻中也在決策樹運用於分類學生的成績表現中得到不錯的預測效果，依變數重要性提取出的幾個重要變數可以有效的預測學生在期末考的表現，有助於提早的識別需要幫助的學生，以利老師提供適當的諮詢與建議，綜合上述文獻回顧中，本文將</w:t>
      </w:r>
      <w:r w:rsidR="003D32D5">
        <w:rPr>
          <w:rFonts w:ascii="Times New Roman" w:eastAsia="DFKai-SB" w:hAnsi="Times New Roman"/>
          <w:kern w:val="2"/>
          <w:szCs w:val="22"/>
          <w:lang w:eastAsia="zh-TW"/>
        </w:rPr>
        <w:t>使用上述所提及較常使用的演算法來進行二元分類的預測，包括羅吉斯</w:t>
      </w:r>
      <w:r w:rsidR="003D32D5">
        <w:rPr>
          <w:rFonts w:ascii="Times New Roman" w:eastAsia="DFKai-SB" w:hAnsi="Times New Roman" w:hint="eastAsia"/>
          <w:kern w:val="2"/>
          <w:szCs w:val="22"/>
          <w:lang w:eastAsia="zh-TW"/>
        </w:rPr>
        <w:t>迴</w:t>
      </w:r>
      <w:r w:rsidRPr="00CC2AB8">
        <w:rPr>
          <w:rFonts w:ascii="Times New Roman" w:eastAsia="DFKai-SB" w:hAnsi="Times New Roman"/>
          <w:kern w:val="2"/>
          <w:szCs w:val="22"/>
          <w:lang w:eastAsia="zh-TW"/>
        </w:rPr>
        <w:t>歸、人工神經網路、支持向量機以及隨機森林。</w:t>
      </w:r>
    </w:p>
    <w:p w14:paraId="6AA3BC4D" w14:textId="5D0C6E4F" w:rsidR="00AF7889" w:rsidRPr="00FD6110" w:rsidRDefault="0073118F" w:rsidP="00576897">
      <w:pPr>
        <w:pStyle w:val="Heading1"/>
        <w:spacing w:line="360" w:lineRule="auto"/>
        <w:jc w:val="center"/>
        <w:rPr>
          <w:rFonts w:ascii="DFKai-SB" w:eastAsia="DFKai-SB" w:hAnsi="DFKai-SB"/>
          <w:sz w:val="40"/>
          <w:szCs w:val="40"/>
        </w:rPr>
      </w:pPr>
      <w:r w:rsidRPr="00FD6110">
        <w:rPr>
          <w:rFonts w:ascii="DFKai-SB" w:eastAsia="DFKai-SB" w:hAnsi="DFKai-SB"/>
          <w:sz w:val="40"/>
          <w:szCs w:val="40"/>
          <w:lang w:eastAsia="zh-TW"/>
        </w:rPr>
        <w:t xml:space="preserve"> </w:t>
      </w:r>
      <w:bookmarkStart w:id="8" w:name="_Toc14374324"/>
      <w:proofErr w:type="spellStart"/>
      <w:r w:rsidR="00577174" w:rsidRPr="00FD6110">
        <w:rPr>
          <w:rFonts w:ascii="DFKai-SB" w:eastAsia="DFKai-SB" w:hAnsi="DFKai-SB"/>
          <w:sz w:val="40"/>
          <w:szCs w:val="40"/>
        </w:rPr>
        <w:t>資料說明與觀察</w:t>
      </w:r>
      <w:bookmarkEnd w:id="8"/>
      <w:proofErr w:type="spellEnd"/>
    </w:p>
    <w:p w14:paraId="267BC565" w14:textId="4B11117E" w:rsidR="00AF7889" w:rsidRPr="00FD6110" w:rsidRDefault="001C1D33" w:rsidP="00576897">
      <w:pPr>
        <w:pStyle w:val="Heading2"/>
        <w:spacing w:line="360" w:lineRule="auto"/>
        <w:rPr>
          <w:rFonts w:ascii="DFKai-SB" w:eastAsia="DFKai-SB" w:hAnsi="DFKai-SB"/>
        </w:rPr>
      </w:pPr>
      <w:r w:rsidRPr="00FD6110">
        <w:rPr>
          <w:rFonts w:ascii="DFKai-SB" w:eastAsia="DFKai-SB" w:hAnsi="DFKai-SB"/>
        </w:rPr>
        <w:t xml:space="preserve"> </w:t>
      </w:r>
      <w:bookmarkStart w:id="9" w:name="_Toc14374325"/>
      <w:proofErr w:type="spellStart"/>
      <w:r w:rsidR="00577174" w:rsidRPr="00FD6110">
        <w:rPr>
          <w:rFonts w:ascii="DFKai-SB" w:eastAsia="DFKai-SB" w:hAnsi="DFKai-SB"/>
        </w:rPr>
        <w:t>資料簡介</w:t>
      </w:r>
      <w:bookmarkEnd w:id="9"/>
      <w:proofErr w:type="spellEnd"/>
    </w:p>
    <w:p w14:paraId="75506AFC" w14:textId="1BE3F8C7" w:rsidR="00AF7889" w:rsidRPr="00CC2AB8" w:rsidRDefault="00577174" w:rsidP="004B773D">
      <w:pPr>
        <w:widowControl w:val="0"/>
        <w:spacing w:beforeLines="100" w:before="240" w:after="0" w:line="360" w:lineRule="auto"/>
        <w:ind w:firstLine="480"/>
        <w:jc w:val="both"/>
        <w:rPr>
          <w:rFonts w:ascii="Times New Roman" w:eastAsia="DFKai-SB" w:hAnsi="Times New Roman"/>
          <w:kern w:val="2"/>
          <w:szCs w:val="22"/>
          <w:lang w:eastAsia="zh-TW"/>
        </w:rPr>
      </w:pPr>
      <w:r w:rsidRPr="00CC2AB8">
        <w:rPr>
          <w:rFonts w:ascii="Times New Roman" w:eastAsia="DFKai-SB" w:hAnsi="Times New Roman"/>
          <w:kern w:val="2"/>
          <w:szCs w:val="22"/>
          <w:lang w:eastAsia="zh-TW"/>
        </w:rPr>
        <w:t>本文所使用原始資料為大學部</w:t>
      </w:r>
      <w:r w:rsidRPr="00CC2AB8">
        <w:rPr>
          <w:rFonts w:ascii="Times New Roman" w:eastAsia="DFKai-SB" w:hAnsi="Times New Roman"/>
          <w:kern w:val="2"/>
          <w:szCs w:val="22"/>
          <w:lang w:eastAsia="zh-TW"/>
        </w:rPr>
        <w:t>100</w:t>
      </w:r>
      <w:r w:rsidRPr="00CC2AB8">
        <w:rPr>
          <w:rFonts w:ascii="Times New Roman" w:eastAsia="DFKai-SB" w:hAnsi="Times New Roman"/>
          <w:kern w:val="2"/>
          <w:szCs w:val="22"/>
          <w:lang w:eastAsia="zh-TW"/>
        </w:rPr>
        <w:t>至</w:t>
      </w:r>
      <w:r w:rsidRPr="00CC2AB8">
        <w:rPr>
          <w:rFonts w:ascii="Times New Roman" w:eastAsia="DFKai-SB" w:hAnsi="Times New Roman"/>
          <w:kern w:val="2"/>
          <w:szCs w:val="22"/>
          <w:lang w:eastAsia="zh-TW"/>
        </w:rPr>
        <w:t>106</w:t>
      </w:r>
      <w:r w:rsidRPr="00CC2AB8">
        <w:rPr>
          <w:rFonts w:ascii="Times New Roman" w:eastAsia="DFKai-SB" w:hAnsi="Times New Roman"/>
          <w:kern w:val="2"/>
          <w:szCs w:val="22"/>
          <w:lang w:eastAsia="zh-TW"/>
        </w:rPr>
        <w:t>學年成績單資料，含有</w:t>
      </w:r>
      <w:r w:rsidR="00E31543" w:rsidRPr="00CC2AB8">
        <w:rPr>
          <w:rFonts w:ascii="Times New Roman" w:eastAsia="DFKai-SB" w:hAnsi="Times New Roman"/>
          <w:kern w:val="2"/>
          <w:szCs w:val="22"/>
          <w:lang w:eastAsia="zh-TW"/>
        </w:rPr>
        <w:t>1</w:t>
      </w:r>
      <w:r w:rsidR="00E31543" w:rsidRPr="00CC2AB8">
        <w:rPr>
          <w:rFonts w:ascii="Times New Roman" w:eastAsia="DFKai-SB" w:hAnsi="Times New Roman" w:hint="eastAsia"/>
          <w:kern w:val="2"/>
          <w:szCs w:val="22"/>
          <w:lang w:eastAsia="zh-TW"/>
        </w:rPr>
        <w:t>萬</w:t>
      </w:r>
      <w:r w:rsidR="007A5BB4" w:rsidRPr="00CC2AB8">
        <w:rPr>
          <w:rFonts w:ascii="Times New Roman" w:eastAsia="DFKai-SB" w:hAnsi="Times New Roman"/>
          <w:kern w:val="2"/>
          <w:szCs w:val="22"/>
          <w:lang w:eastAsia="zh-TW"/>
        </w:rPr>
        <w:t>717</w:t>
      </w:r>
      <w:r w:rsidR="007A5BB4" w:rsidRPr="00CC2AB8">
        <w:rPr>
          <w:rFonts w:ascii="Times New Roman" w:eastAsia="DFKai-SB" w:hAnsi="Times New Roman"/>
          <w:kern w:val="2"/>
          <w:szCs w:val="22"/>
          <w:lang w:eastAsia="zh-TW"/>
        </w:rPr>
        <w:t>位學生資料</w:t>
      </w:r>
      <w:r w:rsidRPr="00CC2AB8">
        <w:rPr>
          <w:rFonts w:ascii="Times New Roman" w:eastAsia="DFKai-SB" w:hAnsi="Times New Roman"/>
          <w:kern w:val="2"/>
          <w:szCs w:val="22"/>
          <w:lang w:eastAsia="zh-TW"/>
        </w:rPr>
        <w:t>，資料來源為國立臺北大學校務研究辦公室，成績單中含有少許</w:t>
      </w:r>
      <w:r w:rsidRPr="00CC2AB8">
        <w:rPr>
          <w:rFonts w:ascii="Times New Roman" w:eastAsia="DFKai-SB" w:hAnsi="Times New Roman"/>
          <w:kern w:val="2"/>
          <w:szCs w:val="22"/>
          <w:lang w:eastAsia="zh-TW"/>
        </w:rPr>
        <w:t>100</w:t>
      </w:r>
      <w:r w:rsidRPr="00CC2AB8">
        <w:rPr>
          <w:rFonts w:ascii="Times New Roman" w:eastAsia="DFKai-SB" w:hAnsi="Times New Roman"/>
          <w:kern w:val="2"/>
          <w:szCs w:val="22"/>
          <w:lang w:eastAsia="zh-TW"/>
        </w:rPr>
        <w:t>年以前入學之學生不完整資料，成績單欄位有以下幾者：系級、學號、姓名、學期成績、科目代碼、科目名稱、學分數、開課系所、修課人數、班別、授課老師、學年、學期、必選修類別（必／選／通）、授課語言、上課時間及教室。</w:t>
      </w:r>
    </w:p>
    <w:p w14:paraId="292547B3" w14:textId="68D8DC06" w:rsidR="00AF7889" w:rsidRPr="00FD6110" w:rsidRDefault="001C1D33" w:rsidP="00576897">
      <w:pPr>
        <w:pStyle w:val="Heading2"/>
        <w:spacing w:line="360" w:lineRule="auto"/>
        <w:rPr>
          <w:rFonts w:ascii="DFKai-SB" w:eastAsia="DFKai-SB" w:hAnsi="DFKai-SB"/>
          <w:sz w:val="40"/>
          <w:szCs w:val="40"/>
        </w:rPr>
      </w:pPr>
      <w:r w:rsidRPr="00FD6110">
        <w:rPr>
          <w:rFonts w:ascii="DFKai-SB" w:eastAsia="DFKai-SB" w:hAnsi="DFKai-SB"/>
          <w:sz w:val="40"/>
          <w:szCs w:val="40"/>
          <w:lang w:eastAsia="zh-TW"/>
        </w:rPr>
        <w:lastRenderedPageBreak/>
        <w:t xml:space="preserve"> </w:t>
      </w:r>
      <w:bookmarkStart w:id="10" w:name="_Toc14374326"/>
      <w:proofErr w:type="spellStart"/>
      <w:r w:rsidR="00577174" w:rsidRPr="00FD6110">
        <w:rPr>
          <w:rFonts w:ascii="DFKai-SB" w:eastAsia="DFKai-SB" w:hAnsi="DFKai-SB"/>
          <w:sz w:val="40"/>
          <w:szCs w:val="40"/>
        </w:rPr>
        <w:t>資料處理</w:t>
      </w:r>
      <w:bookmarkEnd w:id="10"/>
      <w:proofErr w:type="spellEnd"/>
    </w:p>
    <w:p w14:paraId="163C6523" w14:textId="29D52E69" w:rsidR="00AF7889" w:rsidRPr="00CC2AB8" w:rsidRDefault="00577174" w:rsidP="00CC2AB8">
      <w:pPr>
        <w:widowControl w:val="0"/>
        <w:spacing w:beforeLines="100" w:before="240" w:after="0" w:line="360" w:lineRule="auto"/>
        <w:ind w:firstLine="480"/>
        <w:jc w:val="both"/>
        <w:rPr>
          <w:rFonts w:ascii="Times New Roman" w:eastAsia="DFKai-SB" w:hAnsi="Times New Roman"/>
          <w:kern w:val="2"/>
          <w:szCs w:val="22"/>
          <w:lang w:eastAsia="zh-TW"/>
        </w:rPr>
      </w:pPr>
      <w:r w:rsidRPr="00CC2AB8">
        <w:rPr>
          <w:rFonts w:ascii="Times New Roman" w:eastAsia="DFKai-SB" w:hAnsi="Times New Roman"/>
          <w:kern w:val="2"/>
          <w:szCs w:val="22"/>
          <w:lang w:eastAsia="zh-TW"/>
        </w:rPr>
        <w:t>由於成績單中所含有的資訊量過於龐大與雜亂，無法直接納入模型進行預測，本節我們將對資料的特徵進行改建</w:t>
      </w:r>
      <w:ins w:id="11" w:author="Martin Lin" w:date="2019-07-24T15:44:00Z">
        <w:r w:rsidR="001D2B29">
          <w:rPr>
            <w:rFonts w:ascii="Times New Roman" w:eastAsia="DFKai-SB" w:hAnsi="Times New Roman" w:hint="eastAsia"/>
            <w:kern w:val="2"/>
            <w:szCs w:val="22"/>
            <w:lang w:eastAsia="zh-TW"/>
          </w:rPr>
          <w:t>並</w:t>
        </w:r>
      </w:ins>
      <w:del w:id="12" w:author="Martin Lin" w:date="2019-07-24T15:44:00Z">
        <w:r w:rsidRPr="00CC2AB8" w:rsidDel="001D2B29">
          <w:rPr>
            <w:rFonts w:ascii="Times New Roman" w:eastAsia="DFKai-SB" w:hAnsi="Times New Roman"/>
            <w:kern w:val="2"/>
            <w:szCs w:val="22"/>
            <w:lang w:eastAsia="zh-TW"/>
          </w:rPr>
          <w:delText>，</w:delText>
        </w:r>
      </w:del>
      <w:r w:rsidRPr="00CC2AB8">
        <w:rPr>
          <w:rFonts w:ascii="Times New Roman" w:eastAsia="DFKai-SB" w:hAnsi="Times New Roman"/>
          <w:kern w:val="2"/>
          <w:szCs w:val="22"/>
          <w:lang w:eastAsia="zh-TW"/>
        </w:rPr>
        <w:t>依序觀察與介紹。</w:t>
      </w:r>
    </w:p>
    <w:p w14:paraId="2600B1A7" w14:textId="726239FF" w:rsidR="00AF7889" w:rsidRDefault="001C1D33" w:rsidP="00576897">
      <w:pPr>
        <w:pStyle w:val="Heading3"/>
        <w:spacing w:line="360" w:lineRule="auto"/>
        <w:rPr>
          <w:ins w:id="13" w:author="Martin Lin" w:date="2019-07-24T15:45:00Z"/>
          <w:rFonts w:ascii="DFKai-SB" w:eastAsia="DFKai-SB" w:hAnsi="DFKai-SB"/>
          <w:sz w:val="32"/>
          <w:szCs w:val="32"/>
        </w:rPr>
      </w:pPr>
      <w:r w:rsidRPr="00CC2AB8">
        <w:rPr>
          <w:rFonts w:ascii="DFKai-SB" w:eastAsia="DFKai-SB" w:hAnsi="DFKai-SB"/>
          <w:sz w:val="32"/>
          <w:szCs w:val="32"/>
          <w:lang w:eastAsia="zh-TW"/>
        </w:rPr>
        <w:t xml:space="preserve"> </w:t>
      </w:r>
      <w:bookmarkStart w:id="14" w:name="_Toc14374327"/>
      <w:proofErr w:type="spellStart"/>
      <w:r w:rsidR="00577174" w:rsidRPr="00CC2AB8">
        <w:rPr>
          <w:rFonts w:ascii="DFKai-SB" w:eastAsia="DFKai-SB" w:hAnsi="DFKai-SB"/>
          <w:sz w:val="32"/>
          <w:szCs w:val="32"/>
        </w:rPr>
        <w:t>預測變數二一狀況觀察</w:t>
      </w:r>
      <w:bookmarkEnd w:id="14"/>
      <w:proofErr w:type="spellEnd"/>
    </w:p>
    <w:p w14:paraId="3D57F342" w14:textId="3473A04C" w:rsidR="001D2B29" w:rsidRPr="001D2B29" w:rsidRDefault="001D2B29" w:rsidP="001D2B29">
      <w:pPr>
        <w:pStyle w:val="BodyText"/>
        <w:rPr>
          <w:rFonts w:hint="eastAsia"/>
          <w:lang w:eastAsia="zh-TW"/>
          <w:rPrChange w:id="15" w:author="Martin Lin" w:date="2019-07-24T15:45:00Z">
            <w:rPr>
              <w:rFonts w:ascii="DFKai-SB" w:eastAsia="DFKai-SB" w:hAnsi="DFKai-SB"/>
              <w:sz w:val="32"/>
              <w:szCs w:val="32"/>
            </w:rPr>
          </w:rPrChange>
        </w:rPr>
        <w:pPrChange w:id="16" w:author="Martin Lin" w:date="2019-07-24T15:45:00Z">
          <w:pPr>
            <w:pStyle w:val="Heading3"/>
            <w:spacing w:line="360" w:lineRule="auto"/>
          </w:pPr>
        </w:pPrChange>
      </w:pPr>
      <w:ins w:id="17" w:author="Martin Lin" w:date="2019-07-24T15:45:00Z">
        <w:r>
          <w:rPr>
            <w:rFonts w:hint="eastAsia"/>
            <w:lang w:eastAsia="zh-TW"/>
          </w:rPr>
          <w:t>本節討論</w:t>
        </w:r>
      </w:ins>
      <w:ins w:id="18" w:author="Martin Lin" w:date="2019-07-24T15:46:00Z">
        <w:r>
          <w:rPr>
            <w:rFonts w:hint="eastAsia"/>
            <w:lang w:eastAsia="zh-TW"/>
          </w:rPr>
          <w:t>預測</w:t>
        </w:r>
      </w:ins>
      <w:ins w:id="19" w:author="Martin Lin" w:date="2019-07-24T15:45:00Z">
        <w:r>
          <w:rPr>
            <w:rFonts w:hint="eastAsia"/>
            <w:lang w:eastAsia="zh-TW"/>
          </w:rPr>
          <w:t>目標變</w:t>
        </w:r>
      </w:ins>
      <w:ins w:id="20" w:author="Martin Lin" w:date="2019-07-24T15:46:00Z">
        <w:r>
          <w:rPr>
            <w:rFonts w:hint="eastAsia"/>
            <w:lang w:eastAsia="zh-TW"/>
          </w:rPr>
          <w:t>數，學生二一狀況，並從</w:t>
        </w:r>
        <w:proofErr w:type="spellStart"/>
        <w:r>
          <w:rPr>
            <w:lang w:eastAsia="zh-TW"/>
          </w:rPr>
          <w:t>xxxx</w:t>
        </w:r>
        <w:proofErr w:type="spellEnd"/>
        <w:r>
          <w:rPr>
            <w:rFonts w:hint="eastAsia"/>
            <w:lang w:eastAsia="zh-TW"/>
          </w:rPr>
          <w:t>及</w:t>
        </w:r>
        <w:proofErr w:type="spellStart"/>
        <w:r>
          <w:rPr>
            <w:lang w:eastAsia="zh-TW"/>
          </w:rPr>
          <w:t>yyyy</w:t>
        </w:r>
        <w:proofErr w:type="spellEnd"/>
        <w:r>
          <w:rPr>
            <w:rFonts w:hint="eastAsia"/>
            <w:lang w:eastAsia="zh-TW"/>
          </w:rPr>
          <w:t>兩個面向討論。</w:t>
        </w:r>
      </w:ins>
    </w:p>
    <w:p w14:paraId="03AC2784" w14:textId="77777777" w:rsidR="00AF7889" w:rsidRPr="00FD6110" w:rsidRDefault="00577174" w:rsidP="00576897">
      <w:pPr>
        <w:pStyle w:val="Heading4"/>
        <w:spacing w:line="360" w:lineRule="auto"/>
        <w:rPr>
          <w:rFonts w:ascii="DFKai-SB" w:eastAsia="DFKai-SB" w:hAnsi="DFKai-SB"/>
          <w:sz w:val="28"/>
          <w:szCs w:val="28"/>
        </w:rPr>
      </w:pPr>
      <w:proofErr w:type="spellStart"/>
      <w:r w:rsidRPr="00FD6110">
        <w:rPr>
          <w:rFonts w:ascii="DFKai-SB" w:eastAsia="DFKai-SB" w:hAnsi="DFKai-SB"/>
          <w:sz w:val="28"/>
          <w:szCs w:val="28"/>
        </w:rPr>
        <w:t>二一頻率觀察</w:t>
      </w:r>
      <w:proofErr w:type="spellEnd"/>
    </w:p>
    <w:p w14:paraId="3434A7CA" w14:textId="07EDE0F5" w:rsidR="002A4C5C" w:rsidDel="00895502" w:rsidRDefault="00577174" w:rsidP="008F6215">
      <w:pPr>
        <w:widowControl w:val="0"/>
        <w:spacing w:beforeLines="100" w:before="240" w:after="0" w:line="360" w:lineRule="auto"/>
        <w:ind w:firstLine="480"/>
        <w:jc w:val="both"/>
        <w:rPr>
          <w:del w:id="21" w:author="Martin Lin" w:date="2019-07-24T15:55:00Z"/>
          <w:rFonts w:ascii="Times New Roman" w:eastAsia="DFKai-SB" w:hAnsi="Times New Roman"/>
          <w:kern w:val="2"/>
          <w:szCs w:val="22"/>
          <w:lang w:eastAsia="zh-TW"/>
        </w:rPr>
      </w:pPr>
      <w:commentRangeStart w:id="22"/>
      <w:del w:id="23" w:author="Martin Lin" w:date="2019-07-24T15:46:00Z">
        <w:r w:rsidRPr="00CC2AB8" w:rsidDel="001D2B29">
          <w:rPr>
            <w:rFonts w:ascii="Times New Roman" w:eastAsia="DFKai-SB" w:hAnsi="Times New Roman"/>
            <w:kern w:val="2"/>
            <w:szCs w:val="22"/>
            <w:lang w:eastAsia="zh-TW"/>
          </w:rPr>
          <w:delText>觀察校內被二一的學生狀況為何，</w:delText>
        </w:r>
      </w:del>
      <w:r w:rsidRPr="00CC2AB8">
        <w:rPr>
          <w:rFonts w:ascii="Times New Roman" w:eastAsia="DFKai-SB" w:hAnsi="Times New Roman"/>
          <w:kern w:val="2"/>
          <w:szCs w:val="22"/>
          <w:lang w:eastAsia="zh-TW"/>
        </w:rPr>
        <w:t>圖</w:t>
      </w:r>
      <w:r w:rsidR="00E2018F" w:rsidRPr="00CC2AB8">
        <w:rPr>
          <w:rFonts w:ascii="Times New Roman" w:eastAsia="DFKai-SB" w:hAnsi="Times New Roman"/>
          <w:kern w:val="2"/>
          <w:szCs w:val="22"/>
          <w:lang w:eastAsia="zh-TW"/>
        </w:rPr>
        <w:t xml:space="preserve"> 2-</w:t>
      </w:r>
      <w:r w:rsidRPr="00CC2AB8">
        <w:rPr>
          <w:rFonts w:ascii="Times New Roman" w:eastAsia="DFKai-SB" w:hAnsi="Times New Roman"/>
          <w:kern w:val="2"/>
          <w:szCs w:val="22"/>
          <w:lang w:eastAsia="zh-TW"/>
        </w:rPr>
        <w:t>1</w:t>
      </w:r>
      <w:commentRangeEnd w:id="22"/>
      <w:r w:rsidR="001D2B29">
        <w:rPr>
          <w:rStyle w:val="CommentReference"/>
        </w:rPr>
        <w:commentReference w:id="22"/>
      </w:r>
      <w:r w:rsidRPr="00CC2AB8">
        <w:rPr>
          <w:rFonts w:ascii="Times New Roman" w:eastAsia="DFKai-SB" w:hAnsi="Times New Roman"/>
          <w:kern w:val="2"/>
          <w:szCs w:val="22"/>
          <w:lang w:eastAsia="zh-TW"/>
        </w:rPr>
        <w:t>中顯示了</w:t>
      </w:r>
      <w:r w:rsidR="001B630F">
        <w:rPr>
          <w:rFonts w:ascii="Times New Roman" w:eastAsia="DFKai-SB" w:hAnsi="Times New Roman"/>
          <w:kern w:val="2"/>
          <w:szCs w:val="22"/>
          <w:lang w:eastAsia="zh-TW"/>
        </w:rPr>
        <w:t>成績單資料中學生的二一狀況</w:t>
      </w:r>
      <w:r w:rsidRPr="00CC2AB8">
        <w:rPr>
          <w:rFonts w:ascii="Times New Roman" w:eastAsia="DFKai-SB" w:hAnsi="Times New Roman"/>
          <w:kern w:val="2"/>
          <w:szCs w:val="22"/>
          <w:lang w:eastAsia="zh-TW"/>
        </w:rPr>
        <w:t>，</w:t>
      </w:r>
      <w:r w:rsidR="00786644">
        <w:rPr>
          <w:rFonts w:ascii="Times New Roman" w:eastAsia="DFKai-SB" w:hAnsi="Times New Roman"/>
          <w:kern w:val="2"/>
          <w:szCs w:val="22"/>
          <w:lang w:eastAsia="zh-TW"/>
        </w:rPr>
        <w:t>成績單中</w:t>
      </w:r>
      <w:r w:rsidRPr="00CC2AB8">
        <w:rPr>
          <w:rFonts w:ascii="Times New Roman" w:eastAsia="DFKai-SB" w:hAnsi="Times New Roman"/>
          <w:kern w:val="2"/>
          <w:szCs w:val="22"/>
          <w:lang w:eastAsia="zh-TW"/>
        </w:rPr>
        <w:t>共有</w:t>
      </w:r>
      <w:r w:rsidR="00E44872">
        <w:rPr>
          <w:rFonts w:ascii="Times New Roman" w:eastAsia="DFKai-SB" w:hAnsi="Times New Roman"/>
          <w:kern w:val="2"/>
          <w:szCs w:val="22"/>
          <w:lang w:eastAsia="zh-TW"/>
        </w:rPr>
        <w:t>107</w:t>
      </w:r>
      <w:r w:rsidRPr="00CC2AB8">
        <w:rPr>
          <w:rFonts w:ascii="Times New Roman" w:eastAsia="DFKai-SB" w:hAnsi="Times New Roman"/>
          <w:kern w:val="2"/>
          <w:szCs w:val="22"/>
          <w:lang w:eastAsia="zh-TW"/>
        </w:rPr>
        <w:t>1</w:t>
      </w:r>
      <w:r w:rsidR="00E44872">
        <w:rPr>
          <w:rFonts w:ascii="Times New Roman" w:eastAsia="DFKai-SB" w:hAnsi="Times New Roman"/>
          <w:kern w:val="2"/>
          <w:szCs w:val="22"/>
          <w:lang w:eastAsia="zh-TW"/>
        </w:rPr>
        <w:t>7</w:t>
      </w:r>
      <w:r w:rsidR="00F819CE" w:rsidRPr="00CC2AB8">
        <w:rPr>
          <w:rFonts w:ascii="Times New Roman" w:eastAsia="DFKai-SB" w:hAnsi="Times New Roman"/>
          <w:kern w:val="2"/>
          <w:szCs w:val="22"/>
          <w:lang w:eastAsia="zh-TW"/>
        </w:rPr>
        <w:t>位學生</w:t>
      </w:r>
      <w:r w:rsidR="00786644">
        <w:rPr>
          <w:rFonts w:ascii="Times New Roman" w:eastAsia="DFKai-SB" w:hAnsi="Times New Roman" w:hint="eastAsia"/>
          <w:kern w:val="2"/>
          <w:szCs w:val="22"/>
          <w:lang w:eastAsia="zh-TW"/>
        </w:rPr>
        <w:t>，</w:t>
      </w:r>
      <w:ins w:id="24" w:author="Martin Lin" w:date="2019-07-24T15:50:00Z">
        <w:r w:rsidR="001D2B29">
          <w:rPr>
            <w:rFonts w:ascii="Times New Roman" w:eastAsia="DFKai-SB" w:hAnsi="Times New Roman" w:hint="eastAsia"/>
            <w:kern w:val="2"/>
            <w:szCs w:val="22"/>
            <w:lang w:eastAsia="zh-TW"/>
          </w:rPr>
          <w:t>曾有</w:t>
        </w:r>
      </w:ins>
      <w:del w:id="25" w:author="Martin Lin" w:date="2019-07-24T15:49:00Z">
        <w:r w:rsidRPr="00CC2AB8" w:rsidDel="001D2B29">
          <w:rPr>
            <w:rFonts w:ascii="Times New Roman" w:eastAsia="DFKai-SB" w:hAnsi="Times New Roman"/>
            <w:kern w:val="2"/>
            <w:szCs w:val="22"/>
            <w:lang w:eastAsia="zh-TW"/>
          </w:rPr>
          <w:delText>被</w:delText>
        </w:r>
      </w:del>
      <w:r w:rsidRPr="00CC2AB8">
        <w:rPr>
          <w:rFonts w:ascii="Times New Roman" w:eastAsia="DFKai-SB" w:hAnsi="Times New Roman"/>
          <w:kern w:val="2"/>
          <w:szCs w:val="22"/>
          <w:lang w:eastAsia="zh-TW"/>
        </w:rPr>
        <w:t>二一</w:t>
      </w:r>
      <w:ins w:id="26" w:author="Martin Lin" w:date="2019-07-24T15:50:00Z">
        <w:r w:rsidR="001D2B29">
          <w:rPr>
            <w:rFonts w:ascii="Times New Roman" w:eastAsia="DFKai-SB" w:hAnsi="Times New Roman" w:hint="eastAsia"/>
            <w:kern w:val="2"/>
            <w:szCs w:val="22"/>
            <w:lang w:eastAsia="zh-TW"/>
          </w:rPr>
          <w:t>記錄</w:t>
        </w:r>
      </w:ins>
      <w:r w:rsidRPr="00CC2AB8">
        <w:rPr>
          <w:rFonts w:ascii="Times New Roman" w:eastAsia="DFKai-SB" w:hAnsi="Times New Roman"/>
          <w:kern w:val="2"/>
          <w:szCs w:val="22"/>
          <w:lang w:eastAsia="zh-TW"/>
        </w:rPr>
        <w:t>的學生人數有</w:t>
      </w:r>
      <w:r w:rsidR="00A11F37">
        <w:rPr>
          <w:rFonts w:ascii="Times New Roman" w:eastAsia="DFKai-SB" w:hAnsi="Times New Roman"/>
          <w:kern w:val="2"/>
          <w:szCs w:val="22"/>
          <w:lang w:eastAsia="zh-TW"/>
        </w:rPr>
        <w:t>952</w:t>
      </w:r>
      <w:r w:rsidR="00F90C6A" w:rsidRPr="00CC2AB8">
        <w:rPr>
          <w:rFonts w:ascii="Times New Roman" w:eastAsia="DFKai-SB" w:hAnsi="Times New Roman"/>
          <w:kern w:val="2"/>
          <w:szCs w:val="22"/>
          <w:lang w:eastAsia="zh-TW"/>
        </w:rPr>
        <w:t>位</w:t>
      </w:r>
      <w:r w:rsidR="00F819CE" w:rsidRPr="00CC2AB8">
        <w:rPr>
          <w:rFonts w:ascii="Times New Roman" w:eastAsia="DFKai-SB" w:hAnsi="Times New Roman"/>
          <w:kern w:val="2"/>
          <w:szCs w:val="22"/>
          <w:lang w:eastAsia="zh-TW"/>
        </w:rPr>
        <w:t>，</w:t>
      </w:r>
      <w:r w:rsidRPr="00CC2AB8">
        <w:rPr>
          <w:rFonts w:ascii="Times New Roman" w:eastAsia="DFKai-SB" w:hAnsi="Times New Roman"/>
          <w:kern w:val="2"/>
          <w:szCs w:val="22"/>
          <w:lang w:eastAsia="zh-TW"/>
        </w:rPr>
        <w:t>佔學生人數的</w:t>
      </w:r>
      <w:r w:rsidR="00004891">
        <w:rPr>
          <w:rFonts w:ascii="Times New Roman" w:eastAsia="DFKai-SB" w:hAnsi="Times New Roman"/>
          <w:kern w:val="2"/>
          <w:szCs w:val="22"/>
          <w:lang w:eastAsia="zh-TW"/>
        </w:rPr>
        <w:t>8.8</w:t>
      </w:r>
      <w:r w:rsidRPr="00CC2AB8">
        <w:rPr>
          <w:rFonts w:ascii="Times New Roman" w:eastAsia="DFKai-SB" w:hAnsi="Times New Roman"/>
          <w:kern w:val="2"/>
          <w:szCs w:val="22"/>
          <w:lang w:eastAsia="zh-TW"/>
        </w:rPr>
        <w:t>%</w:t>
      </w:r>
      <w:r w:rsidRPr="00CC2AB8">
        <w:rPr>
          <w:rFonts w:ascii="Times New Roman" w:eastAsia="DFKai-SB" w:hAnsi="Times New Roman"/>
          <w:kern w:val="2"/>
          <w:szCs w:val="22"/>
          <w:lang w:eastAsia="zh-TW"/>
        </w:rPr>
        <w:t>，</w:t>
      </w:r>
      <w:ins w:id="27" w:author="Martin Lin" w:date="2019-07-24T15:50:00Z">
        <w:r w:rsidR="001D2B29">
          <w:rPr>
            <w:rFonts w:ascii="Times New Roman" w:eastAsia="DFKai-SB" w:hAnsi="Times New Roman" w:hint="eastAsia"/>
            <w:kern w:val="2"/>
            <w:szCs w:val="22"/>
            <w:lang w:eastAsia="zh-TW"/>
          </w:rPr>
          <w:t>與沒有二一記錄的</w:t>
        </w:r>
      </w:ins>
      <w:del w:id="28" w:author="Martin Lin" w:date="2019-07-24T15:50:00Z">
        <w:r w:rsidRPr="00CC2AB8" w:rsidDel="001D2B29">
          <w:rPr>
            <w:rFonts w:ascii="Times New Roman" w:eastAsia="DFKai-SB" w:hAnsi="Times New Roman"/>
            <w:kern w:val="2"/>
            <w:szCs w:val="22"/>
            <w:lang w:eastAsia="zh-TW"/>
          </w:rPr>
          <w:delText>兩類預測值</w:delText>
        </w:r>
      </w:del>
      <w:ins w:id="29" w:author="Martin Lin" w:date="2019-07-24T15:51:00Z">
        <w:r w:rsidR="001D2B29">
          <w:rPr>
            <w:rFonts w:ascii="Times New Roman" w:eastAsia="DFKai-SB" w:hAnsi="Times New Roman" w:hint="eastAsia"/>
            <w:kern w:val="2"/>
            <w:szCs w:val="22"/>
            <w:lang w:eastAsia="zh-TW"/>
          </w:rPr>
          <w:t>學生人數相比其比例</w:t>
        </w:r>
      </w:ins>
      <w:del w:id="30" w:author="Martin Lin" w:date="2019-07-24T15:51:00Z">
        <w:r w:rsidRPr="00CC2AB8" w:rsidDel="001D2B29">
          <w:rPr>
            <w:rFonts w:ascii="Times New Roman" w:eastAsia="DFKai-SB" w:hAnsi="Times New Roman"/>
            <w:kern w:val="2"/>
            <w:szCs w:val="22"/>
            <w:lang w:eastAsia="zh-TW"/>
          </w:rPr>
          <w:delText>資料筆數</w:delText>
        </w:r>
      </w:del>
      <w:r w:rsidRPr="00CC2AB8">
        <w:rPr>
          <w:rFonts w:ascii="Times New Roman" w:eastAsia="DFKai-SB" w:hAnsi="Times New Roman"/>
          <w:kern w:val="2"/>
          <w:szCs w:val="22"/>
          <w:lang w:eastAsia="zh-TW"/>
        </w:rPr>
        <w:t>相差甚大，為典型的不平衡資料</w:t>
      </w:r>
      <w:r w:rsidR="00EB2930">
        <w:rPr>
          <w:rFonts w:ascii="Times New Roman" w:eastAsia="DFKai-SB" w:hAnsi="Times New Roman" w:hint="eastAsia"/>
          <w:kern w:val="2"/>
          <w:szCs w:val="22"/>
          <w:lang w:eastAsia="zh-TW"/>
        </w:rPr>
        <w:t>。</w:t>
      </w:r>
      <w:r w:rsidRPr="00CC2AB8">
        <w:rPr>
          <w:rFonts w:ascii="Times New Roman" w:eastAsia="DFKai-SB" w:hAnsi="Times New Roman"/>
          <w:kern w:val="2"/>
          <w:szCs w:val="22"/>
          <w:lang w:eastAsia="zh-TW"/>
        </w:rPr>
        <w:t>其中被二一壹次的人數最為多筆，共有</w:t>
      </w:r>
      <w:r w:rsidR="00073F47">
        <w:rPr>
          <w:rFonts w:ascii="Times New Roman" w:eastAsia="DFKai-SB" w:hAnsi="Times New Roman"/>
          <w:kern w:val="2"/>
          <w:szCs w:val="22"/>
          <w:lang w:eastAsia="zh-TW"/>
        </w:rPr>
        <w:t>709</w:t>
      </w:r>
      <w:r w:rsidR="00F90C6A" w:rsidRPr="00CC2AB8">
        <w:rPr>
          <w:rFonts w:ascii="Times New Roman" w:eastAsia="DFKai-SB" w:hAnsi="Times New Roman" w:hint="eastAsia"/>
          <w:kern w:val="2"/>
          <w:szCs w:val="22"/>
          <w:lang w:eastAsia="zh-TW"/>
        </w:rPr>
        <w:t>位</w:t>
      </w:r>
      <w:r w:rsidRPr="00CC2AB8">
        <w:rPr>
          <w:rFonts w:ascii="Times New Roman" w:eastAsia="DFKai-SB" w:hAnsi="Times New Roman"/>
          <w:kern w:val="2"/>
          <w:szCs w:val="22"/>
          <w:lang w:eastAsia="zh-TW"/>
        </w:rPr>
        <w:t>，被二一兩次的人數有</w:t>
      </w:r>
      <w:r w:rsidR="004B59A8">
        <w:rPr>
          <w:rFonts w:ascii="Times New Roman" w:eastAsia="DFKai-SB" w:hAnsi="Times New Roman"/>
          <w:kern w:val="2"/>
          <w:szCs w:val="22"/>
          <w:lang w:eastAsia="zh-TW"/>
        </w:rPr>
        <w:t>199</w:t>
      </w:r>
      <w:r w:rsidR="00F90C6A" w:rsidRPr="00CC2AB8">
        <w:rPr>
          <w:rFonts w:ascii="Times New Roman" w:eastAsia="DFKai-SB" w:hAnsi="Times New Roman" w:hint="eastAsia"/>
          <w:kern w:val="2"/>
          <w:szCs w:val="22"/>
          <w:lang w:eastAsia="zh-TW"/>
        </w:rPr>
        <w:t>位</w:t>
      </w:r>
      <w:r w:rsidRPr="00CC2AB8">
        <w:rPr>
          <w:rFonts w:ascii="Times New Roman" w:eastAsia="DFKai-SB" w:hAnsi="Times New Roman"/>
          <w:kern w:val="2"/>
          <w:szCs w:val="22"/>
          <w:lang w:eastAsia="zh-TW"/>
        </w:rPr>
        <w:t>；三次以上的人數則有</w:t>
      </w:r>
      <w:r w:rsidR="008F6215">
        <w:rPr>
          <w:rFonts w:ascii="Times New Roman" w:eastAsia="DFKai-SB" w:hAnsi="Times New Roman"/>
          <w:kern w:val="2"/>
          <w:szCs w:val="22"/>
          <w:lang w:eastAsia="zh-TW"/>
        </w:rPr>
        <w:t>44</w:t>
      </w:r>
      <w:r w:rsidR="00F90C6A" w:rsidRPr="00CC2AB8">
        <w:rPr>
          <w:rFonts w:ascii="Times New Roman" w:eastAsia="DFKai-SB" w:hAnsi="Times New Roman" w:hint="eastAsia"/>
          <w:kern w:val="2"/>
          <w:szCs w:val="22"/>
          <w:lang w:eastAsia="zh-TW"/>
        </w:rPr>
        <w:t>位</w:t>
      </w:r>
      <w:r w:rsidR="008F6215">
        <w:rPr>
          <w:rFonts w:ascii="Times New Roman" w:eastAsia="DFKai-SB" w:hAnsi="Times New Roman" w:hint="eastAsia"/>
          <w:kern w:val="2"/>
          <w:szCs w:val="22"/>
          <w:lang w:eastAsia="zh-TW"/>
        </w:rPr>
        <w:t>。</w:t>
      </w:r>
      <w:ins w:id="31" w:author="Martin Lin" w:date="2019-07-24T15:55:00Z">
        <w:r w:rsidR="00895502">
          <w:rPr>
            <w:rFonts w:ascii="Times New Roman" w:eastAsia="DFKai-SB" w:hAnsi="Times New Roman" w:hint="eastAsia"/>
            <w:kern w:val="2"/>
            <w:szCs w:val="22"/>
            <w:lang w:eastAsia="zh-TW"/>
          </w:rPr>
          <w:t>二一壹次及兩次相差人數不小，有一部份可能是</w:t>
        </w:r>
      </w:ins>
    </w:p>
    <w:p w14:paraId="7E74B03E" w14:textId="54AC5D57" w:rsidR="00AF7889" w:rsidRPr="00CC2AB8" w:rsidRDefault="002A4C5C" w:rsidP="00895502">
      <w:pPr>
        <w:widowControl w:val="0"/>
        <w:spacing w:beforeLines="100" w:before="240" w:after="0" w:line="360" w:lineRule="auto"/>
        <w:ind w:firstLine="480"/>
        <w:jc w:val="both"/>
        <w:rPr>
          <w:rFonts w:ascii="Times New Roman" w:eastAsia="DFKai-SB" w:hAnsi="Times New Roman"/>
          <w:kern w:val="2"/>
          <w:szCs w:val="22"/>
          <w:lang w:eastAsia="zh-TW"/>
        </w:rPr>
      </w:pPr>
      <w:r>
        <w:rPr>
          <w:rFonts w:ascii="Times New Roman" w:eastAsia="DFKai-SB" w:hAnsi="Times New Roman"/>
          <w:kern w:val="2"/>
          <w:szCs w:val="22"/>
          <w:lang w:eastAsia="zh-TW"/>
        </w:rPr>
        <w:t>本校為雙二一制度</w:t>
      </w:r>
      <w:r>
        <w:rPr>
          <w:rFonts w:ascii="Times New Roman" w:eastAsia="DFKai-SB" w:hAnsi="Times New Roman" w:hint="eastAsia"/>
          <w:kern w:val="2"/>
          <w:szCs w:val="22"/>
          <w:lang w:eastAsia="zh-TW"/>
        </w:rPr>
        <w:t>，</w:t>
      </w:r>
      <w:r w:rsidR="00577174" w:rsidRPr="00CC2AB8">
        <w:rPr>
          <w:rFonts w:ascii="Times New Roman" w:eastAsia="DFKai-SB" w:hAnsi="Times New Roman"/>
          <w:kern w:val="2"/>
          <w:szCs w:val="22"/>
          <w:lang w:eastAsia="zh-TW"/>
        </w:rPr>
        <w:t>依據校內規定一般在校生若被二一次數兩次後便會強制退學，</w:t>
      </w:r>
      <w:ins w:id="32" w:author="Martin Lin" w:date="2019-07-24T15:55:00Z">
        <w:r w:rsidR="00895502">
          <w:rPr>
            <w:rFonts w:ascii="Times New Roman" w:eastAsia="DFKai-SB" w:hAnsi="Times New Roman" w:hint="eastAsia"/>
            <w:kern w:val="2"/>
            <w:szCs w:val="22"/>
            <w:lang w:eastAsia="zh-TW"/>
          </w:rPr>
          <w:t>故</w:t>
        </w:r>
      </w:ins>
      <w:ins w:id="33" w:author="Martin Lin" w:date="2019-07-24T15:56:00Z">
        <w:r w:rsidR="00895502">
          <w:rPr>
            <w:rFonts w:ascii="Times New Roman" w:eastAsia="DFKai-SB" w:hAnsi="Times New Roman" w:hint="eastAsia"/>
            <w:kern w:val="2"/>
            <w:szCs w:val="22"/>
            <w:lang w:eastAsia="zh-TW"/>
          </w:rPr>
          <w:t>有壹次記錄的學生會努力避免第二次二一。</w:t>
        </w:r>
      </w:ins>
      <w:ins w:id="34" w:author="Martin Lin" w:date="2019-07-24T15:52:00Z">
        <w:r w:rsidR="001D2B29">
          <w:rPr>
            <w:rFonts w:ascii="Times New Roman" w:eastAsia="DFKai-SB" w:hAnsi="Times New Roman" w:hint="eastAsia"/>
            <w:kern w:val="2"/>
            <w:szCs w:val="22"/>
            <w:lang w:eastAsia="zh-TW"/>
          </w:rPr>
          <w:t>然</w:t>
        </w:r>
      </w:ins>
      <w:del w:id="35" w:author="Martin Lin" w:date="2019-07-24T15:52:00Z">
        <w:r w:rsidR="00577174" w:rsidRPr="00CC2AB8" w:rsidDel="001D2B29">
          <w:rPr>
            <w:rFonts w:ascii="Times New Roman" w:eastAsia="DFKai-SB" w:hAnsi="Times New Roman"/>
            <w:kern w:val="2"/>
            <w:szCs w:val="22"/>
            <w:lang w:eastAsia="zh-TW"/>
          </w:rPr>
          <w:delText>若</w:delText>
        </w:r>
      </w:del>
      <w:r w:rsidR="00577174" w:rsidRPr="00CC2AB8">
        <w:rPr>
          <w:rFonts w:ascii="Times New Roman" w:eastAsia="DFKai-SB" w:hAnsi="Times New Roman"/>
          <w:kern w:val="2"/>
          <w:szCs w:val="22"/>
          <w:lang w:eastAsia="zh-TW"/>
        </w:rPr>
        <w:t>資料中</w:t>
      </w:r>
      <w:ins w:id="36" w:author="Martin Lin" w:date="2019-07-24T15:52:00Z">
        <w:r w:rsidR="001D2B29">
          <w:rPr>
            <w:rFonts w:ascii="Times New Roman" w:eastAsia="DFKai-SB" w:hAnsi="Times New Roman" w:hint="eastAsia"/>
            <w:kern w:val="2"/>
            <w:szCs w:val="22"/>
            <w:lang w:eastAsia="zh-TW"/>
          </w:rPr>
          <w:t>依然</w:t>
        </w:r>
      </w:ins>
      <w:r w:rsidR="00577174" w:rsidRPr="00CC2AB8">
        <w:rPr>
          <w:rFonts w:ascii="Times New Roman" w:eastAsia="DFKai-SB" w:hAnsi="Times New Roman"/>
          <w:kern w:val="2"/>
          <w:szCs w:val="22"/>
          <w:lang w:eastAsia="zh-TW"/>
        </w:rPr>
        <w:t>出現</w:t>
      </w:r>
      <w:ins w:id="37" w:author="Martin Lin" w:date="2019-07-24T15:52:00Z">
        <w:r w:rsidR="001D2B29">
          <w:rPr>
            <w:rFonts w:ascii="Times New Roman" w:eastAsia="DFKai-SB" w:hAnsi="Times New Roman" w:hint="eastAsia"/>
            <w:kern w:val="2"/>
            <w:szCs w:val="22"/>
            <w:lang w:eastAsia="zh-TW"/>
          </w:rPr>
          <w:t>部份</w:t>
        </w:r>
      </w:ins>
      <w:r w:rsidR="00577174" w:rsidRPr="00CC2AB8">
        <w:rPr>
          <w:rFonts w:ascii="Times New Roman" w:eastAsia="DFKai-SB" w:hAnsi="Times New Roman"/>
          <w:kern w:val="2"/>
          <w:szCs w:val="22"/>
          <w:lang w:eastAsia="zh-TW"/>
        </w:rPr>
        <w:t>學生被二一次數超過兩次</w:t>
      </w:r>
      <w:ins w:id="38" w:author="Martin Lin" w:date="2019-07-24T15:52:00Z">
        <w:r w:rsidR="001D2B29">
          <w:rPr>
            <w:rFonts w:ascii="Times New Roman" w:eastAsia="DFKai-SB" w:hAnsi="Times New Roman" w:hint="eastAsia"/>
            <w:kern w:val="2"/>
            <w:szCs w:val="22"/>
            <w:lang w:eastAsia="zh-TW"/>
          </w:rPr>
          <w:t>，這因為雙二一制度並不適用在</w:t>
        </w:r>
      </w:ins>
      <w:del w:id="39" w:author="Martin Lin" w:date="2019-07-24T15:52:00Z">
        <w:r w:rsidR="00577174" w:rsidRPr="00CC2AB8" w:rsidDel="001D2B29">
          <w:rPr>
            <w:rFonts w:ascii="Times New Roman" w:eastAsia="DFKai-SB" w:hAnsi="Times New Roman"/>
            <w:kern w:val="2"/>
            <w:szCs w:val="22"/>
            <w:lang w:eastAsia="zh-TW"/>
          </w:rPr>
          <w:delText>則代表該位學生為</w:delText>
        </w:r>
      </w:del>
      <w:r w:rsidR="00577174" w:rsidRPr="00CC2AB8">
        <w:rPr>
          <w:rFonts w:ascii="Times New Roman" w:eastAsia="DFKai-SB" w:hAnsi="Times New Roman"/>
          <w:kern w:val="2"/>
          <w:szCs w:val="22"/>
          <w:lang w:eastAsia="zh-TW"/>
        </w:rPr>
        <w:t>僑生或是身心障礙學生</w:t>
      </w:r>
      <w:del w:id="40" w:author="Martin Lin" w:date="2019-07-24T15:53:00Z">
        <w:r w:rsidR="00577174" w:rsidRPr="00CC2AB8" w:rsidDel="001D2B29">
          <w:rPr>
            <w:rFonts w:ascii="Times New Roman" w:eastAsia="DFKai-SB" w:hAnsi="Times New Roman" w:hint="eastAsia"/>
            <w:kern w:val="2"/>
            <w:szCs w:val="22"/>
            <w:lang w:eastAsia="zh-TW"/>
          </w:rPr>
          <w:delText>，</w:delText>
        </w:r>
      </w:del>
      <w:ins w:id="41" w:author="Martin Lin" w:date="2019-07-24T15:53:00Z">
        <w:r w:rsidR="001D2B29">
          <w:rPr>
            <w:rFonts w:ascii="Times New Roman" w:eastAsia="DFKai-SB" w:hAnsi="Times New Roman" w:hint="eastAsia"/>
            <w:kern w:val="2"/>
            <w:szCs w:val="22"/>
            <w:lang w:eastAsia="zh-TW"/>
          </w:rPr>
          <w:t>。</w:t>
        </w:r>
      </w:ins>
      <w:del w:id="42" w:author="Martin Lin" w:date="2019-07-24T15:54:00Z">
        <w:r w:rsidR="00577174" w:rsidRPr="00CC2AB8" w:rsidDel="00895502">
          <w:rPr>
            <w:rFonts w:ascii="Times New Roman" w:eastAsia="DFKai-SB" w:hAnsi="Times New Roman"/>
            <w:kern w:val="2"/>
            <w:szCs w:val="22"/>
            <w:lang w:eastAsia="zh-TW"/>
          </w:rPr>
          <w:delText>由</w:delText>
        </w:r>
      </w:del>
      <w:bookmarkStart w:id="43" w:name="_GoBack"/>
      <w:bookmarkEnd w:id="43"/>
      <w:del w:id="44" w:author="Martin Lin" w:date="2019-07-24T15:56:00Z">
        <w:r w:rsidR="00577174" w:rsidRPr="00CC2AB8" w:rsidDel="00895502">
          <w:rPr>
            <w:rFonts w:ascii="Times New Roman" w:eastAsia="DFKai-SB" w:hAnsi="Times New Roman"/>
            <w:kern w:val="2"/>
            <w:szCs w:val="22"/>
            <w:lang w:eastAsia="zh-TW"/>
          </w:rPr>
          <w:delText>圖</w:delText>
        </w:r>
        <w:r w:rsidR="0075702A" w:rsidRPr="00CC2AB8" w:rsidDel="00895502">
          <w:rPr>
            <w:rFonts w:ascii="Times New Roman" w:eastAsia="DFKai-SB" w:hAnsi="Times New Roman"/>
            <w:kern w:val="2"/>
            <w:szCs w:val="22"/>
            <w:lang w:eastAsia="zh-TW"/>
          </w:rPr>
          <w:delText>2-</w:delText>
        </w:r>
        <w:r w:rsidR="00577174" w:rsidRPr="00CC2AB8" w:rsidDel="00895502">
          <w:rPr>
            <w:rFonts w:ascii="Times New Roman" w:eastAsia="DFKai-SB" w:hAnsi="Times New Roman"/>
            <w:kern w:val="2"/>
            <w:szCs w:val="22"/>
            <w:lang w:eastAsia="zh-TW"/>
          </w:rPr>
          <w:delText>1</w:delText>
        </w:r>
        <w:r w:rsidR="00577174" w:rsidRPr="00CC2AB8" w:rsidDel="00895502">
          <w:rPr>
            <w:rFonts w:ascii="Times New Roman" w:eastAsia="DFKai-SB" w:hAnsi="Times New Roman"/>
            <w:kern w:val="2"/>
            <w:szCs w:val="22"/>
            <w:lang w:eastAsia="zh-TW"/>
          </w:rPr>
          <w:delText>可知出大部分的學生在被二一壹次後，會設法減少自己再次被二一的可能；二一制度對學生具有一定的警惕作用。</w:delText>
        </w:r>
      </w:del>
    </w:p>
    <w:p w14:paraId="0C81E8FE" w14:textId="324B20F5" w:rsidR="00E15DF9" w:rsidRPr="00FD6110" w:rsidRDefault="00E15DF9" w:rsidP="00E15DF9">
      <w:pPr>
        <w:pStyle w:val="Caption"/>
        <w:keepNext/>
        <w:spacing w:line="360" w:lineRule="auto"/>
        <w:jc w:val="center"/>
        <w:rPr>
          <w:rFonts w:ascii="DFKai-SB" w:eastAsia="DFKai-SB" w:hAnsi="DFKai-SB"/>
          <w:i w:val="0"/>
          <w:lang w:eastAsia="zh-TW"/>
        </w:rPr>
      </w:pPr>
      <w:bookmarkStart w:id="45" w:name="_Ref6787161"/>
      <w:bookmarkStart w:id="46" w:name="_Toc12208519"/>
      <w:r w:rsidRPr="00FD6110">
        <w:rPr>
          <w:rFonts w:ascii="DFKai-SB" w:eastAsia="DFKai-SB" w:hAnsi="DFKai-SB" w:hint="eastAsia"/>
          <w:i w:val="0"/>
        </w:rPr>
        <w:lastRenderedPageBreak/>
        <w:t>圖</w:t>
      </w:r>
      <w:r w:rsidR="00DF6598" w:rsidRPr="00FD6110">
        <w:rPr>
          <w:rFonts w:ascii="DFKai-SB" w:eastAsia="DFKai-SB" w:hAnsi="DFKai-SB"/>
          <w:i w:val="0"/>
          <w:lang w:eastAsia="zh-TW"/>
        </w:rPr>
        <w:t>2</w:t>
      </w:r>
      <w:r w:rsidRPr="00FD6110">
        <w:rPr>
          <w:rFonts w:ascii="DFKai-SB" w:eastAsia="DFKai-SB" w:hAnsi="DFKai-SB" w:hint="eastAsia"/>
          <w:i w:val="0"/>
        </w:rPr>
        <w:t>-</w:t>
      </w:r>
      <w:r w:rsidRPr="00FD6110">
        <w:rPr>
          <w:rFonts w:ascii="DFKai-SB" w:eastAsia="DFKai-SB" w:hAnsi="DFKai-SB"/>
          <w:i w:val="0"/>
        </w:rPr>
        <w:fldChar w:fldCharType="begin"/>
      </w:r>
      <w:r w:rsidRPr="00FD6110">
        <w:rPr>
          <w:rFonts w:ascii="DFKai-SB" w:eastAsia="DFKai-SB" w:hAnsi="DFKai-SB"/>
          <w:i w:val="0"/>
        </w:rPr>
        <w:instrText xml:space="preserve"> </w:instrText>
      </w:r>
      <w:r w:rsidRPr="00FD6110">
        <w:rPr>
          <w:rFonts w:ascii="DFKai-SB" w:eastAsia="DFKai-SB" w:hAnsi="DFKai-SB" w:hint="eastAsia"/>
          <w:i w:val="0"/>
        </w:rPr>
        <w:instrText>SEQ 圖4- \* ARABIC</w:instrText>
      </w:r>
      <w:r w:rsidRPr="00FD6110">
        <w:rPr>
          <w:rFonts w:ascii="DFKai-SB" w:eastAsia="DFKai-SB" w:hAnsi="DFKai-SB"/>
          <w:i w:val="0"/>
        </w:rPr>
        <w:instrText xml:space="preserve"> </w:instrText>
      </w:r>
      <w:r w:rsidRPr="00FD6110">
        <w:rPr>
          <w:rFonts w:ascii="DFKai-SB" w:eastAsia="DFKai-SB" w:hAnsi="DFKai-SB"/>
          <w:i w:val="0"/>
        </w:rPr>
        <w:fldChar w:fldCharType="separate"/>
      </w:r>
      <w:r w:rsidR="00E87082">
        <w:rPr>
          <w:rFonts w:ascii="DFKai-SB" w:eastAsia="DFKai-SB" w:hAnsi="DFKai-SB"/>
          <w:i w:val="0"/>
          <w:noProof/>
        </w:rPr>
        <w:t>1</w:t>
      </w:r>
      <w:r w:rsidRPr="00FD6110">
        <w:rPr>
          <w:rFonts w:ascii="DFKai-SB" w:eastAsia="DFKai-SB" w:hAnsi="DFKai-SB"/>
          <w:i w:val="0"/>
        </w:rPr>
        <w:fldChar w:fldCharType="end"/>
      </w:r>
      <w:r w:rsidRPr="00FD6110">
        <w:rPr>
          <w:rFonts w:ascii="DFKai-SB" w:eastAsia="DFKai-SB" w:hAnsi="DFKai-SB" w:hint="eastAsia"/>
          <w:i w:val="0"/>
        </w:rPr>
        <w:t>：</w:t>
      </w:r>
      <w:bookmarkEnd w:id="45"/>
      <w:bookmarkEnd w:id="46"/>
      <w:r w:rsidR="00153EFD">
        <w:rPr>
          <w:rFonts w:ascii="DFKai-SB" w:eastAsia="DFKai-SB" w:hAnsi="DFKai-SB"/>
          <w:i w:val="0"/>
        </w:rPr>
        <w:t>學生</w:t>
      </w:r>
      <w:r w:rsidR="00DF6598" w:rsidRPr="00FD6110">
        <w:rPr>
          <w:rFonts w:ascii="DFKai-SB" w:eastAsia="DFKai-SB" w:hAnsi="DFKai-SB"/>
          <w:i w:val="0"/>
          <w:lang w:eastAsia="zh-TW"/>
        </w:rPr>
        <w:t>二一頻率</w:t>
      </w:r>
      <w:r w:rsidR="00DF6598" w:rsidRPr="00FD6110">
        <w:rPr>
          <w:rFonts w:ascii="DFKai-SB" w:eastAsia="DFKai-SB" w:hAnsi="DFKai-SB" w:hint="eastAsia"/>
          <w:i w:val="0"/>
          <w:lang w:eastAsia="zh-TW"/>
        </w:rPr>
        <w:t>圖</w:t>
      </w:r>
    </w:p>
    <w:p w14:paraId="716AA680" w14:textId="308D6B4A" w:rsidR="00A25636" w:rsidRPr="00FD6110" w:rsidRDefault="00CC2AB8" w:rsidP="00A25636">
      <w:pPr>
        <w:pStyle w:val="BodyText"/>
        <w:rPr>
          <w:rFonts w:ascii="DFKai-SB" w:eastAsia="DFKai-SB" w:hAnsi="DFKai-SB"/>
        </w:rPr>
      </w:pPr>
      <w:r>
        <w:rPr>
          <w:rFonts w:ascii="DFKai-SB" w:eastAsia="DFKai-SB" w:hAnsi="DFKai-SB"/>
          <w:noProof/>
          <w:lang w:eastAsia="zh-TW"/>
        </w:rPr>
        <w:drawing>
          <wp:inline distT="0" distB="0" distL="0" distR="0" wp14:anchorId="3C59BEDD" wp14:editId="299F5498">
            <wp:extent cx="5486400" cy="338899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000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388995"/>
                    </a:xfrm>
                    <a:prstGeom prst="rect">
                      <a:avLst/>
                    </a:prstGeom>
                  </pic:spPr>
                </pic:pic>
              </a:graphicData>
            </a:graphic>
          </wp:inline>
        </w:drawing>
      </w:r>
    </w:p>
    <w:p w14:paraId="5D9A2AB1" w14:textId="77777777" w:rsidR="00AF7889" w:rsidRPr="00FD6110" w:rsidRDefault="00577174" w:rsidP="00622A23">
      <w:pPr>
        <w:pStyle w:val="Heading4"/>
        <w:spacing w:line="360" w:lineRule="auto"/>
        <w:rPr>
          <w:rFonts w:ascii="DFKai-SB" w:eastAsia="DFKai-SB" w:hAnsi="DFKai-SB"/>
          <w:sz w:val="28"/>
          <w:szCs w:val="28"/>
        </w:rPr>
      </w:pPr>
      <w:proofErr w:type="spellStart"/>
      <w:r w:rsidRPr="00FD6110">
        <w:rPr>
          <w:rFonts w:ascii="DFKai-SB" w:eastAsia="DFKai-SB" w:hAnsi="DFKai-SB"/>
          <w:sz w:val="28"/>
          <w:szCs w:val="28"/>
        </w:rPr>
        <w:t>二一時間性觀察</w:t>
      </w:r>
      <w:proofErr w:type="spellEnd"/>
    </w:p>
    <w:p w14:paraId="7534562E" w14:textId="30313EAA" w:rsidR="00AF7889" w:rsidRPr="00D26036" w:rsidRDefault="00577174" w:rsidP="00D26036">
      <w:pPr>
        <w:pStyle w:val="FirstParagraph"/>
        <w:spacing w:line="360" w:lineRule="auto"/>
        <w:ind w:firstLineChars="200" w:firstLine="480"/>
        <w:rPr>
          <w:rFonts w:ascii="Times New Roman" w:eastAsia="DFKai-SB" w:hAnsi="Times New Roman"/>
          <w:kern w:val="2"/>
          <w:szCs w:val="22"/>
          <w:lang w:eastAsia="zh-TW"/>
        </w:rPr>
      </w:pPr>
      <w:r w:rsidRPr="00D26036">
        <w:rPr>
          <w:rFonts w:ascii="Times New Roman" w:eastAsia="DFKai-SB" w:hAnsi="Times New Roman"/>
          <w:kern w:val="2"/>
          <w:szCs w:val="22"/>
          <w:lang w:eastAsia="zh-TW"/>
        </w:rPr>
        <w:t>考慮學生是否會因為不同入學年此類的時間性因素，導致不同入學年學生被二一的比例有所差異，圖</w:t>
      </w:r>
      <w:r w:rsidRPr="00D26036">
        <w:rPr>
          <w:rFonts w:ascii="Times New Roman" w:eastAsia="DFKai-SB" w:hAnsi="Times New Roman"/>
          <w:kern w:val="2"/>
          <w:szCs w:val="22"/>
          <w:lang w:eastAsia="zh-TW"/>
        </w:rPr>
        <w:t>2</w:t>
      </w:r>
      <w:r w:rsidR="008E5A26" w:rsidRPr="00D26036">
        <w:rPr>
          <w:rFonts w:ascii="Times New Roman" w:eastAsia="DFKai-SB" w:hAnsi="Times New Roman"/>
          <w:kern w:val="2"/>
          <w:szCs w:val="22"/>
          <w:lang w:eastAsia="zh-TW"/>
        </w:rPr>
        <w:t>-2</w:t>
      </w:r>
      <w:r w:rsidRPr="00D26036">
        <w:rPr>
          <w:rFonts w:ascii="Times New Roman" w:eastAsia="DFKai-SB" w:hAnsi="Times New Roman"/>
          <w:kern w:val="2"/>
          <w:szCs w:val="22"/>
          <w:lang w:eastAsia="zh-TW"/>
        </w:rPr>
        <w:t>顯示了入學年度與被二一的關係，可知各入學年在二一比例上相對隱定，皆約佔一成，代表著入學年是學生被二一</w:t>
      </w:r>
      <w:r w:rsidRPr="00D26036">
        <w:rPr>
          <w:rFonts w:ascii="Times New Roman" w:eastAsia="DFKai-SB" w:hAnsi="Times New Roman"/>
          <w:kern w:val="2"/>
          <w:szCs w:val="22"/>
          <w:lang w:eastAsia="zh-TW"/>
        </w:rPr>
        <w:t xml:space="preserve"> </w:t>
      </w:r>
      <w:r w:rsidRPr="00D26036">
        <w:rPr>
          <w:rFonts w:ascii="Times New Roman" w:eastAsia="DFKai-SB" w:hAnsi="Times New Roman"/>
          <w:kern w:val="2"/>
          <w:szCs w:val="22"/>
          <w:lang w:eastAsia="zh-TW"/>
        </w:rPr>
        <w:t>的因素的機會不高；此反應了每個入學年中皆有一部分的學生對於大學的教育出現了不適應的狀況。</w:t>
      </w:r>
    </w:p>
    <w:p w14:paraId="764EB38D" w14:textId="636439EC" w:rsidR="009B2DC8" w:rsidRPr="00FD6110" w:rsidRDefault="009B2DC8" w:rsidP="009B2DC8">
      <w:pPr>
        <w:pStyle w:val="Caption"/>
        <w:keepNext/>
        <w:spacing w:line="360" w:lineRule="auto"/>
        <w:jc w:val="center"/>
        <w:rPr>
          <w:rFonts w:ascii="DFKai-SB" w:eastAsia="DFKai-SB" w:hAnsi="DFKai-SB"/>
          <w:i w:val="0"/>
          <w:lang w:eastAsia="zh-TW"/>
        </w:rPr>
      </w:pPr>
      <w:r w:rsidRPr="00FD6110">
        <w:rPr>
          <w:rFonts w:ascii="DFKai-SB" w:eastAsia="DFKai-SB" w:hAnsi="DFKai-SB" w:hint="eastAsia"/>
          <w:i w:val="0"/>
          <w:lang w:eastAsia="zh-TW"/>
        </w:rPr>
        <w:lastRenderedPageBreak/>
        <w:t>圖</w:t>
      </w:r>
      <w:r w:rsidRPr="00FD6110">
        <w:rPr>
          <w:rFonts w:ascii="DFKai-SB" w:eastAsia="DFKai-SB" w:hAnsi="DFKai-SB"/>
          <w:i w:val="0"/>
          <w:lang w:eastAsia="zh-TW"/>
        </w:rPr>
        <w:t>2</w:t>
      </w:r>
      <w:r w:rsidRPr="00FD6110">
        <w:rPr>
          <w:rFonts w:ascii="DFKai-SB" w:eastAsia="DFKai-SB" w:hAnsi="DFKai-SB" w:hint="eastAsia"/>
          <w:i w:val="0"/>
          <w:lang w:eastAsia="zh-TW"/>
        </w:rPr>
        <w:t>-</w:t>
      </w:r>
      <w:r w:rsidRPr="00FD6110">
        <w:rPr>
          <w:rFonts w:ascii="DFKai-SB" w:eastAsia="DFKai-SB" w:hAnsi="DFKai-SB"/>
          <w:i w:val="0"/>
        </w:rPr>
        <w:fldChar w:fldCharType="begin"/>
      </w:r>
      <w:r w:rsidRPr="00FD6110">
        <w:rPr>
          <w:rFonts w:ascii="DFKai-SB" w:eastAsia="DFKai-SB" w:hAnsi="DFKai-SB"/>
          <w:i w:val="0"/>
          <w:lang w:eastAsia="zh-TW"/>
        </w:rPr>
        <w:instrText xml:space="preserve"> </w:instrText>
      </w:r>
      <w:r w:rsidRPr="00FD6110">
        <w:rPr>
          <w:rFonts w:ascii="DFKai-SB" w:eastAsia="DFKai-SB" w:hAnsi="DFKai-SB" w:hint="eastAsia"/>
          <w:i w:val="0"/>
          <w:lang w:eastAsia="zh-TW"/>
        </w:rPr>
        <w:instrText>SEQ 圖4- \* ARABIC</w:instrText>
      </w:r>
      <w:r w:rsidRPr="00FD6110">
        <w:rPr>
          <w:rFonts w:ascii="DFKai-SB" w:eastAsia="DFKai-SB" w:hAnsi="DFKai-SB"/>
          <w:i w:val="0"/>
          <w:lang w:eastAsia="zh-TW"/>
        </w:rPr>
        <w:instrText xml:space="preserve"> </w:instrText>
      </w:r>
      <w:r w:rsidRPr="00FD6110">
        <w:rPr>
          <w:rFonts w:ascii="DFKai-SB" w:eastAsia="DFKai-SB" w:hAnsi="DFKai-SB"/>
          <w:i w:val="0"/>
        </w:rPr>
        <w:fldChar w:fldCharType="separate"/>
      </w:r>
      <w:r w:rsidR="00E87082">
        <w:rPr>
          <w:rFonts w:ascii="DFKai-SB" w:eastAsia="DFKai-SB" w:hAnsi="DFKai-SB"/>
          <w:i w:val="0"/>
          <w:noProof/>
          <w:lang w:eastAsia="zh-TW"/>
        </w:rPr>
        <w:t>2</w:t>
      </w:r>
      <w:r w:rsidRPr="00FD6110">
        <w:rPr>
          <w:rFonts w:ascii="DFKai-SB" w:eastAsia="DFKai-SB" w:hAnsi="DFKai-SB"/>
          <w:i w:val="0"/>
        </w:rPr>
        <w:fldChar w:fldCharType="end"/>
      </w:r>
      <w:r w:rsidRPr="00FD6110">
        <w:rPr>
          <w:rFonts w:ascii="DFKai-SB" w:eastAsia="DFKai-SB" w:hAnsi="DFKai-SB" w:hint="eastAsia"/>
          <w:i w:val="0"/>
          <w:lang w:eastAsia="zh-TW"/>
        </w:rPr>
        <w:t>：</w:t>
      </w:r>
      <w:r w:rsidR="00E514E4">
        <w:rPr>
          <w:rFonts w:ascii="DFKai-SB" w:eastAsia="DFKai-SB" w:hAnsi="DFKai-SB"/>
          <w:i w:val="0"/>
          <w:lang w:eastAsia="zh-TW"/>
        </w:rPr>
        <w:t>入學年與學生二一</w:t>
      </w:r>
      <w:r w:rsidR="00B32321">
        <w:rPr>
          <w:rFonts w:ascii="DFKai-SB" w:eastAsia="DFKai-SB" w:hAnsi="DFKai-SB"/>
          <w:i w:val="0"/>
          <w:lang w:eastAsia="zh-TW"/>
        </w:rPr>
        <w:t>關係</w:t>
      </w:r>
      <w:r w:rsidR="00E514E4">
        <w:rPr>
          <w:rFonts w:ascii="DFKai-SB" w:eastAsia="DFKai-SB" w:hAnsi="DFKai-SB"/>
          <w:i w:val="0"/>
          <w:lang w:eastAsia="zh-TW"/>
        </w:rPr>
        <w:t>圖</w:t>
      </w:r>
    </w:p>
    <w:p w14:paraId="73DB0FBB" w14:textId="46362208" w:rsidR="00AF7889" w:rsidRPr="00FD6110" w:rsidRDefault="002B0321">
      <w:pPr>
        <w:pStyle w:val="BodyText"/>
        <w:rPr>
          <w:rFonts w:ascii="DFKai-SB" w:eastAsia="DFKai-SB" w:hAnsi="DFKai-SB"/>
        </w:rPr>
      </w:pPr>
      <w:r>
        <w:rPr>
          <w:rFonts w:ascii="DFKai-SB" w:eastAsia="DFKai-SB" w:hAnsi="DFKai-SB"/>
          <w:noProof/>
          <w:lang w:eastAsia="zh-TW"/>
        </w:rPr>
        <w:drawing>
          <wp:inline distT="0" distB="0" distL="0" distR="0" wp14:anchorId="25C47895" wp14:editId="37A805AA">
            <wp:extent cx="5486400" cy="338899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000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3388995"/>
                    </a:xfrm>
                    <a:prstGeom prst="rect">
                      <a:avLst/>
                    </a:prstGeom>
                  </pic:spPr>
                </pic:pic>
              </a:graphicData>
            </a:graphic>
          </wp:inline>
        </w:drawing>
      </w:r>
    </w:p>
    <w:p w14:paraId="35F75DDD" w14:textId="77777777" w:rsidR="00AF7889" w:rsidRPr="00D26036" w:rsidRDefault="00577174" w:rsidP="00D26036">
      <w:pPr>
        <w:pStyle w:val="FirstParagraph"/>
        <w:spacing w:line="360" w:lineRule="auto"/>
        <w:ind w:firstLineChars="200" w:firstLine="480"/>
        <w:rPr>
          <w:rFonts w:ascii="Times New Roman" w:eastAsia="DFKai-SB" w:hAnsi="Times New Roman"/>
          <w:kern w:val="2"/>
          <w:szCs w:val="22"/>
          <w:lang w:eastAsia="zh-TW"/>
        </w:rPr>
      </w:pPr>
      <w:r w:rsidRPr="00D26036">
        <w:rPr>
          <w:rFonts w:ascii="Times New Roman" w:eastAsia="DFKai-SB" w:hAnsi="Times New Roman"/>
          <w:kern w:val="2"/>
          <w:szCs w:val="22"/>
          <w:lang w:eastAsia="zh-TW"/>
        </w:rPr>
        <w:t>因原始成績單的變數較為複雜，我們自原始成績單中各欄位改建為較為有用的特徵，以前幾期的特徵預測未來學期同學是否會被二一，本研究擬於每學期初去預測學期結束後，個別學生被二一的可能性，故預測特徵可分為預測學期以前的訊息以及預測學期初的訊息，下小節將分別介紹各類特徵。</w:t>
      </w:r>
    </w:p>
    <w:p w14:paraId="6DD8B489" w14:textId="0BCC9B84" w:rsidR="00AF7889" w:rsidRPr="007301F7" w:rsidRDefault="001C1D33" w:rsidP="00CA1C87">
      <w:pPr>
        <w:pStyle w:val="Heading3"/>
        <w:spacing w:line="360" w:lineRule="auto"/>
        <w:rPr>
          <w:rFonts w:ascii="DFKai-SB" w:eastAsia="DFKai-SB" w:hAnsi="DFKai-SB"/>
          <w:sz w:val="32"/>
          <w:szCs w:val="32"/>
        </w:rPr>
      </w:pPr>
      <w:r w:rsidRPr="007301F7">
        <w:rPr>
          <w:rFonts w:ascii="DFKai-SB" w:eastAsia="DFKai-SB" w:hAnsi="DFKai-SB"/>
          <w:sz w:val="32"/>
          <w:szCs w:val="32"/>
          <w:lang w:eastAsia="zh-TW"/>
        </w:rPr>
        <w:t xml:space="preserve"> </w:t>
      </w:r>
      <w:bookmarkStart w:id="47" w:name="_Toc14374328"/>
      <w:proofErr w:type="spellStart"/>
      <w:r w:rsidR="00577174" w:rsidRPr="007301F7">
        <w:rPr>
          <w:rFonts w:ascii="DFKai-SB" w:eastAsia="DFKai-SB" w:hAnsi="DFKai-SB"/>
          <w:sz w:val="32"/>
          <w:szCs w:val="32"/>
        </w:rPr>
        <w:t>預測學期以前的訊息</w:t>
      </w:r>
      <w:bookmarkEnd w:id="47"/>
      <w:proofErr w:type="spellEnd"/>
    </w:p>
    <w:p w14:paraId="2D92D006" w14:textId="77777777" w:rsidR="00AF7889" w:rsidRPr="00502B44" w:rsidRDefault="00577174" w:rsidP="00502B44">
      <w:pPr>
        <w:pStyle w:val="FirstParagraph"/>
        <w:spacing w:line="360" w:lineRule="auto"/>
        <w:ind w:firstLineChars="200" w:firstLine="480"/>
        <w:rPr>
          <w:rFonts w:ascii="Times New Roman" w:eastAsia="DFKai-SB" w:hAnsi="Times New Roman"/>
          <w:kern w:val="2"/>
          <w:szCs w:val="22"/>
          <w:lang w:eastAsia="zh-TW"/>
        </w:rPr>
      </w:pPr>
      <w:r w:rsidRPr="00502B44">
        <w:rPr>
          <w:rFonts w:ascii="Times New Roman" w:eastAsia="DFKai-SB" w:hAnsi="Times New Roman"/>
          <w:kern w:val="2"/>
          <w:szCs w:val="22"/>
          <w:lang w:eastAsia="zh-TW"/>
        </w:rPr>
        <w:t>由二一觀察頻率小節中，可以清楚看到大部份學生於發生一次二一後下次再度發生的頻率不高；二一次數兩次以上相對一次來得少，在此想更深入探討了被二一的學生以往的累積二一狀況為何？以及於哪些年級是學生被二一最常發生的時間點？</w:t>
      </w:r>
    </w:p>
    <w:p w14:paraId="74435184" w14:textId="77777777" w:rsidR="00AF7889" w:rsidRPr="00FD6110" w:rsidRDefault="00577174" w:rsidP="00CA1C87">
      <w:pPr>
        <w:pStyle w:val="Heading4"/>
        <w:spacing w:line="360" w:lineRule="auto"/>
        <w:rPr>
          <w:rFonts w:ascii="DFKai-SB" w:eastAsia="DFKai-SB" w:hAnsi="DFKai-SB"/>
          <w:sz w:val="28"/>
          <w:szCs w:val="28"/>
        </w:rPr>
      </w:pPr>
      <w:proofErr w:type="spellStart"/>
      <w:r w:rsidRPr="00FD6110">
        <w:rPr>
          <w:rFonts w:ascii="DFKai-SB" w:eastAsia="DFKai-SB" w:hAnsi="DFKai-SB"/>
          <w:sz w:val="28"/>
          <w:szCs w:val="28"/>
        </w:rPr>
        <w:t>累積二一</w:t>
      </w:r>
      <w:proofErr w:type="spellEnd"/>
    </w:p>
    <w:p w14:paraId="300C0ACE" w14:textId="674EF3F2" w:rsidR="00521733" w:rsidRDefault="00577174" w:rsidP="00C075DD">
      <w:pPr>
        <w:pStyle w:val="FirstParagraph"/>
        <w:spacing w:line="360" w:lineRule="auto"/>
        <w:ind w:firstLineChars="200" w:firstLine="480"/>
        <w:rPr>
          <w:rFonts w:ascii="DFKai-SB" w:eastAsia="DFKai-SB" w:hAnsi="DFKai-SB"/>
          <w:lang w:eastAsia="zh-TW"/>
        </w:rPr>
      </w:pPr>
      <w:r w:rsidRPr="00502B44">
        <w:rPr>
          <w:rFonts w:ascii="Times New Roman" w:eastAsia="DFKai-SB" w:hAnsi="Times New Roman"/>
          <w:kern w:val="2"/>
          <w:szCs w:val="22"/>
          <w:lang w:eastAsia="zh-TW"/>
        </w:rPr>
        <w:t>圖</w:t>
      </w:r>
      <w:r w:rsidR="00402C15">
        <w:rPr>
          <w:rFonts w:ascii="Times New Roman" w:eastAsia="DFKai-SB" w:hAnsi="Times New Roman"/>
          <w:kern w:val="2"/>
          <w:szCs w:val="22"/>
          <w:lang w:eastAsia="zh-TW"/>
        </w:rPr>
        <w:t>2-</w:t>
      </w:r>
      <w:r w:rsidRPr="00502B44">
        <w:rPr>
          <w:rFonts w:ascii="Times New Roman" w:eastAsia="DFKai-SB" w:hAnsi="Times New Roman"/>
          <w:kern w:val="2"/>
          <w:szCs w:val="22"/>
          <w:lang w:eastAsia="zh-TW"/>
        </w:rPr>
        <w:t>3</w:t>
      </w:r>
      <w:r w:rsidRPr="00502B44">
        <w:rPr>
          <w:rFonts w:ascii="Times New Roman" w:eastAsia="DFKai-SB" w:hAnsi="Times New Roman"/>
          <w:kern w:val="2"/>
          <w:szCs w:val="22"/>
          <w:lang w:eastAsia="zh-TW"/>
        </w:rPr>
        <w:t>為被二一的學生中，累積至預測當期前的二一狀況，橫軸數字代表第幾學期，圖顯示，學生於一年級時發生被二一的狀況是最多的，其反映了被二一的學</w:t>
      </w:r>
      <w:r w:rsidRPr="00502B44">
        <w:rPr>
          <w:rFonts w:ascii="Times New Roman" w:eastAsia="DFKai-SB" w:hAnsi="Times New Roman"/>
          <w:kern w:val="2"/>
          <w:szCs w:val="22"/>
          <w:lang w:eastAsia="zh-TW"/>
        </w:rPr>
        <w:lastRenderedPageBreak/>
        <w:t>生中，有很大的比例對於初上大學的教學與生活是很不適應的，而被二一人數另一處高峰</w:t>
      </w:r>
      <w:r w:rsidR="00C075DD">
        <w:rPr>
          <w:rFonts w:ascii="DFKai-SB" w:eastAsia="DFKai-SB" w:hAnsi="DFKai-SB"/>
          <w:lang w:eastAsia="zh-TW"/>
        </w:rPr>
        <w:t>位於大四，在大四時被二一的學生分為兩種</w:t>
      </w:r>
      <w:r w:rsidR="004E536F">
        <w:rPr>
          <w:rFonts w:ascii="DFKai-SB" w:eastAsia="DFKai-SB" w:hAnsi="DFKai-SB"/>
          <w:lang w:eastAsia="zh-TW"/>
        </w:rPr>
        <w:t>：</w:t>
      </w:r>
    </w:p>
    <w:p w14:paraId="10FF28C0" w14:textId="77777777" w:rsidR="004E536F" w:rsidRDefault="00577174" w:rsidP="00381625">
      <w:pPr>
        <w:pStyle w:val="FirstParagraph"/>
        <w:numPr>
          <w:ilvl w:val="0"/>
          <w:numId w:val="11"/>
        </w:numPr>
        <w:spacing w:line="360" w:lineRule="auto"/>
        <w:rPr>
          <w:rFonts w:ascii="DFKai-SB" w:eastAsia="DFKai-SB" w:hAnsi="DFKai-SB"/>
          <w:lang w:eastAsia="zh-TW"/>
        </w:rPr>
      </w:pPr>
      <w:r w:rsidRPr="00FD6110">
        <w:rPr>
          <w:rFonts w:ascii="DFKai-SB" w:eastAsia="DFKai-SB" w:hAnsi="DFKai-SB"/>
          <w:lang w:eastAsia="zh-TW"/>
        </w:rPr>
        <w:t>第一種為，大四修課數較少而導致，修課數</w:t>
      </w:r>
      <w:r w:rsidR="00521733">
        <w:rPr>
          <w:rFonts w:ascii="DFKai-SB" w:eastAsia="DFKai-SB" w:hAnsi="DFKai-SB"/>
          <w:lang w:eastAsia="zh-TW"/>
        </w:rPr>
        <w:t>較少狀況下，若有幾門課被當便很容易造成被二一；為圖中橘色的部分</w:t>
      </w:r>
      <w:r w:rsidR="00521733">
        <w:rPr>
          <w:rFonts w:ascii="DFKai-SB" w:eastAsia="DFKai-SB" w:hAnsi="DFKai-SB" w:hint="eastAsia"/>
          <w:lang w:eastAsia="zh-TW"/>
        </w:rPr>
        <w:t>。</w:t>
      </w:r>
    </w:p>
    <w:p w14:paraId="7851C2B2" w14:textId="77777777" w:rsidR="004E536F" w:rsidRDefault="004E536F" w:rsidP="00381625">
      <w:pPr>
        <w:pStyle w:val="FirstParagraph"/>
        <w:numPr>
          <w:ilvl w:val="0"/>
          <w:numId w:val="11"/>
        </w:numPr>
        <w:spacing w:line="360" w:lineRule="auto"/>
        <w:rPr>
          <w:rFonts w:ascii="DFKai-SB" w:eastAsia="DFKai-SB" w:hAnsi="DFKai-SB"/>
          <w:lang w:eastAsia="zh-TW"/>
        </w:rPr>
      </w:pPr>
      <w:r>
        <w:rPr>
          <w:rFonts w:ascii="DFKai-SB" w:eastAsia="DFKai-SB" w:hAnsi="DFKai-SB"/>
          <w:lang w:eastAsia="zh-TW"/>
        </w:rPr>
        <w:t>第二種</w:t>
      </w:r>
      <w:r w:rsidR="00577174" w:rsidRPr="00FD6110">
        <w:rPr>
          <w:rFonts w:ascii="DFKai-SB" w:eastAsia="DFKai-SB" w:hAnsi="DFKai-SB"/>
          <w:lang w:eastAsia="zh-TW"/>
        </w:rPr>
        <w:t>為橘色以外的部分，這些學生都是曾經有被二一紀錄的學生，而到大四時又再度被二一；由此可知被二一過</w:t>
      </w:r>
      <w:r>
        <w:rPr>
          <w:rFonts w:ascii="DFKai-SB" w:eastAsia="DFKai-SB" w:hAnsi="DFKai-SB"/>
          <w:lang w:eastAsia="zh-TW"/>
        </w:rPr>
        <w:t>的學生大四時有很大的機率會延續之前的學習狀態導致大四再度被二一</w:t>
      </w:r>
      <w:r>
        <w:rPr>
          <w:rFonts w:ascii="DFKai-SB" w:eastAsia="DFKai-SB" w:hAnsi="DFKai-SB" w:hint="eastAsia"/>
          <w:lang w:eastAsia="zh-TW"/>
        </w:rPr>
        <w:t>。</w:t>
      </w:r>
    </w:p>
    <w:p w14:paraId="559B1EE7" w14:textId="3D342C5F" w:rsidR="00AF7889" w:rsidRPr="00FD6110" w:rsidRDefault="00577174" w:rsidP="00C075DD">
      <w:pPr>
        <w:pStyle w:val="FirstParagraph"/>
        <w:spacing w:line="360" w:lineRule="auto"/>
        <w:ind w:firstLineChars="200" w:firstLine="480"/>
        <w:rPr>
          <w:rFonts w:ascii="DFKai-SB" w:eastAsia="DFKai-SB" w:hAnsi="DFKai-SB"/>
          <w:lang w:eastAsia="zh-TW"/>
        </w:rPr>
      </w:pPr>
      <w:r w:rsidRPr="00FD6110">
        <w:rPr>
          <w:rFonts w:ascii="DFKai-SB" w:eastAsia="DFKai-SB" w:hAnsi="DFKai-SB"/>
          <w:lang w:eastAsia="zh-TW"/>
        </w:rPr>
        <w:t>為了捕捉到這些大四而又再次被二一的人，我們將加入變數「累積二一」當作解釋變數，以預測同學未來是否會被二一。</w:t>
      </w:r>
    </w:p>
    <w:p w14:paraId="5BFEF314" w14:textId="3F3E6DB8" w:rsidR="00B548D0" w:rsidRPr="00FD6110" w:rsidRDefault="00B548D0" w:rsidP="00B548D0">
      <w:pPr>
        <w:pStyle w:val="Caption"/>
        <w:keepNext/>
        <w:spacing w:line="360" w:lineRule="auto"/>
        <w:jc w:val="center"/>
        <w:rPr>
          <w:rFonts w:ascii="DFKai-SB" w:eastAsia="DFKai-SB" w:hAnsi="DFKai-SB"/>
          <w:i w:val="0"/>
          <w:lang w:eastAsia="zh-TW"/>
        </w:rPr>
      </w:pPr>
      <w:r w:rsidRPr="00FD6110">
        <w:rPr>
          <w:rFonts w:ascii="DFKai-SB" w:eastAsia="DFKai-SB" w:hAnsi="DFKai-SB" w:hint="eastAsia"/>
          <w:i w:val="0"/>
          <w:lang w:eastAsia="zh-TW"/>
        </w:rPr>
        <w:t>圖</w:t>
      </w:r>
      <w:r w:rsidRPr="00FD6110">
        <w:rPr>
          <w:rFonts w:ascii="DFKai-SB" w:eastAsia="DFKai-SB" w:hAnsi="DFKai-SB"/>
          <w:i w:val="0"/>
          <w:lang w:eastAsia="zh-TW"/>
        </w:rPr>
        <w:t>2</w:t>
      </w:r>
      <w:r w:rsidRPr="00FD6110">
        <w:rPr>
          <w:rFonts w:ascii="DFKai-SB" w:eastAsia="DFKai-SB" w:hAnsi="DFKai-SB" w:hint="eastAsia"/>
          <w:i w:val="0"/>
          <w:lang w:eastAsia="zh-TW"/>
        </w:rPr>
        <w:t>-</w:t>
      </w:r>
      <w:r w:rsidRPr="00FD6110">
        <w:rPr>
          <w:rFonts w:ascii="DFKai-SB" w:eastAsia="DFKai-SB" w:hAnsi="DFKai-SB"/>
          <w:i w:val="0"/>
        </w:rPr>
        <w:fldChar w:fldCharType="begin"/>
      </w:r>
      <w:r w:rsidRPr="00FD6110">
        <w:rPr>
          <w:rFonts w:ascii="DFKai-SB" w:eastAsia="DFKai-SB" w:hAnsi="DFKai-SB"/>
          <w:i w:val="0"/>
          <w:lang w:eastAsia="zh-TW"/>
        </w:rPr>
        <w:instrText xml:space="preserve"> </w:instrText>
      </w:r>
      <w:r w:rsidRPr="00FD6110">
        <w:rPr>
          <w:rFonts w:ascii="DFKai-SB" w:eastAsia="DFKai-SB" w:hAnsi="DFKai-SB" w:hint="eastAsia"/>
          <w:i w:val="0"/>
          <w:lang w:eastAsia="zh-TW"/>
        </w:rPr>
        <w:instrText>SEQ 圖4- \* ARABIC</w:instrText>
      </w:r>
      <w:r w:rsidRPr="00FD6110">
        <w:rPr>
          <w:rFonts w:ascii="DFKai-SB" w:eastAsia="DFKai-SB" w:hAnsi="DFKai-SB"/>
          <w:i w:val="0"/>
          <w:lang w:eastAsia="zh-TW"/>
        </w:rPr>
        <w:instrText xml:space="preserve"> </w:instrText>
      </w:r>
      <w:r w:rsidRPr="00FD6110">
        <w:rPr>
          <w:rFonts w:ascii="DFKai-SB" w:eastAsia="DFKai-SB" w:hAnsi="DFKai-SB"/>
          <w:i w:val="0"/>
        </w:rPr>
        <w:fldChar w:fldCharType="separate"/>
      </w:r>
      <w:r w:rsidR="00E87082">
        <w:rPr>
          <w:rFonts w:ascii="DFKai-SB" w:eastAsia="DFKai-SB" w:hAnsi="DFKai-SB"/>
          <w:i w:val="0"/>
          <w:noProof/>
          <w:lang w:eastAsia="zh-TW"/>
        </w:rPr>
        <w:t>3</w:t>
      </w:r>
      <w:r w:rsidRPr="00FD6110">
        <w:rPr>
          <w:rFonts w:ascii="DFKai-SB" w:eastAsia="DFKai-SB" w:hAnsi="DFKai-SB"/>
          <w:i w:val="0"/>
        </w:rPr>
        <w:fldChar w:fldCharType="end"/>
      </w:r>
      <w:r w:rsidRPr="00FD6110">
        <w:rPr>
          <w:rFonts w:ascii="DFKai-SB" w:eastAsia="DFKai-SB" w:hAnsi="DFKai-SB" w:hint="eastAsia"/>
          <w:i w:val="0"/>
          <w:lang w:eastAsia="zh-TW"/>
        </w:rPr>
        <w:t>：</w:t>
      </w:r>
      <w:r w:rsidR="00590097">
        <w:rPr>
          <w:rFonts w:ascii="DFKai-SB" w:eastAsia="DFKai-SB" w:hAnsi="DFKai-SB" w:hint="eastAsia"/>
          <w:i w:val="0"/>
          <w:lang w:eastAsia="zh-TW"/>
        </w:rPr>
        <w:t>學生累積二一</w:t>
      </w:r>
      <w:r w:rsidR="00590097">
        <w:rPr>
          <w:rFonts w:ascii="DFKai-SB" w:eastAsia="DFKai-SB" w:hAnsi="DFKai-SB"/>
          <w:i w:val="0"/>
          <w:lang w:eastAsia="zh-TW"/>
        </w:rPr>
        <w:t>與學期圖</w:t>
      </w:r>
    </w:p>
    <w:p w14:paraId="4871D87E" w14:textId="1596FB33" w:rsidR="00D26036" w:rsidRDefault="0052606E" w:rsidP="0097395C">
      <w:pPr>
        <w:pStyle w:val="BodyText"/>
        <w:rPr>
          <w:rFonts w:ascii="DFKai-SB" w:eastAsia="DFKai-SB" w:hAnsi="DFKai-SB"/>
          <w:lang w:eastAsia="zh-TW"/>
        </w:rPr>
      </w:pPr>
      <w:r w:rsidRPr="00FD6110">
        <w:rPr>
          <w:rFonts w:ascii="DFKai-SB" w:eastAsia="DFKai-SB" w:hAnsi="DFKai-SB" w:hint="eastAsia"/>
          <w:noProof/>
          <w:lang w:eastAsia="zh-TW"/>
        </w:rPr>
        <w:drawing>
          <wp:inline distT="0" distB="0" distL="0" distR="0" wp14:anchorId="7A3E9CD9" wp14:editId="2D4BC488">
            <wp:extent cx="5421790" cy="2832023"/>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三.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33593" cy="2838188"/>
                    </a:xfrm>
                    <a:prstGeom prst="rect">
                      <a:avLst/>
                    </a:prstGeom>
                  </pic:spPr>
                </pic:pic>
              </a:graphicData>
            </a:graphic>
          </wp:inline>
        </w:drawing>
      </w:r>
    </w:p>
    <w:p w14:paraId="241CB77F" w14:textId="77777777" w:rsidR="00AF7889" w:rsidRPr="00FD6110" w:rsidRDefault="00577174" w:rsidP="0097395C">
      <w:pPr>
        <w:pStyle w:val="BodyText"/>
        <w:spacing w:line="360" w:lineRule="auto"/>
        <w:ind w:firstLineChars="200" w:firstLine="480"/>
        <w:rPr>
          <w:rFonts w:ascii="DFKai-SB" w:eastAsia="DFKai-SB" w:hAnsi="DFKai-SB"/>
          <w:lang w:eastAsia="zh-TW"/>
        </w:rPr>
      </w:pPr>
      <w:r w:rsidRPr="00FD6110">
        <w:rPr>
          <w:rFonts w:ascii="DFKai-SB" w:eastAsia="DFKai-SB" w:hAnsi="DFKai-SB"/>
          <w:lang w:eastAsia="zh-TW"/>
        </w:rPr>
        <w:t>本節中指出了，有些學生的學習模式是會延續下去的，尤其在大四時，發生被二一的狀況最為嚴重，而學習模式的好壞可以以成績衡量為一個判斷標準，下小節將延續本節觀察以過往成績面向的表現探討學習模式良好與不適應的學生於未來二一的表現。</w:t>
      </w:r>
    </w:p>
    <w:p w14:paraId="7CB84CF0" w14:textId="77777777" w:rsidR="00AF7889" w:rsidRPr="002B0321" w:rsidRDefault="00577174" w:rsidP="003728E3">
      <w:pPr>
        <w:pStyle w:val="Heading4"/>
        <w:spacing w:line="360" w:lineRule="auto"/>
        <w:rPr>
          <w:rFonts w:ascii="DFKai-SB" w:eastAsia="DFKai-SB" w:hAnsi="DFKai-SB"/>
          <w:sz w:val="28"/>
          <w:szCs w:val="28"/>
        </w:rPr>
      </w:pPr>
      <w:proofErr w:type="spellStart"/>
      <w:r w:rsidRPr="002B0321">
        <w:rPr>
          <w:rFonts w:ascii="DFKai-SB" w:eastAsia="DFKai-SB" w:hAnsi="DFKai-SB"/>
          <w:sz w:val="28"/>
          <w:szCs w:val="28"/>
        </w:rPr>
        <w:lastRenderedPageBreak/>
        <w:t>累積被當比</w:t>
      </w:r>
      <w:proofErr w:type="spellEnd"/>
    </w:p>
    <w:p w14:paraId="456C902B" w14:textId="6ACFCBBE" w:rsidR="00AF7889" w:rsidRPr="00FD6110" w:rsidRDefault="00577174" w:rsidP="00C03A11">
      <w:pPr>
        <w:pStyle w:val="FirstParagraph"/>
        <w:spacing w:line="360" w:lineRule="auto"/>
        <w:ind w:firstLineChars="200" w:firstLine="480"/>
        <w:rPr>
          <w:rFonts w:ascii="DFKai-SB" w:eastAsia="DFKai-SB" w:hAnsi="DFKai-SB"/>
          <w:lang w:eastAsia="zh-TW"/>
        </w:rPr>
      </w:pPr>
      <w:r w:rsidRPr="00FD6110">
        <w:rPr>
          <w:rFonts w:ascii="DFKai-SB" w:eastAsia="DFKai-SB" w:hAnsi="DFKai-SB"/>
          <w:lang w:eastAsia="zh-TW"/>
        </w:rPr>
        <w:t xml:space="preserve">在課程類型上，大類可分成「必修」、「選修」及「通識」，其中必修又可細分成專業必修、共同必修、其他必修三類。 </w:t>
      </w:r>
      <w:r w:rsidR="00560270" w:rsidRPr="00FD6110">
        <w:rPr>
          <w:rFonts w:ascii="DFKai-SB" w:eastAsia="DFKai-SB" w:hAnsi="DFKai-SB"/>
          <w:lang w:eastAsia="zh-TW"/>
        </w:rPr>
        <w:t>其中專業必修</w:t>
      </w:r>
      <w:r w:rsidR="00560270" w:rsidRPr="00FD6110">
        <w:rPr>
          <w:rStyle w:val="FootnoteReference"/>
          <w:rFonts w:ascii="DFKai-SB" w:eastAsia="DFKai-SB" w:hAnsi="DFKai-SB"/>
        </w:rPr>
        <w:footnoteReference w:id="1"/>
      </w:r>
      <w:r w:rsidR="00560270" w:rsidRPr="00FD6110">
        <w:rPr>
          <w:rFonts w:ascii="DFKai-SB" w:eastAsia="DFKai-SB" w:hAnsi="DFKai-SB"/>
          <w:lang w:eastAsia="zh-TW"/>
        </w:rPr>
        <w:t>指得是該生所屬學系的必修</w:t>
      </w:r>
      <w:r w:rsidRPr="00FD6110">
        <w:rPr>
          <w:rFonts w:ascii="DFKai-SB" w:eastAsia="DFKai-SB" w:hAnsi="DFKai-SB"/>
          <w:lang w:eastAsia="zh-TW"/>
        </w:rPr>
        <w:t>，其他必修為雙主修、輔修或是修習教育學程學生另外的必修課，共同必修為本校之共同必修，涵蓋體育、英文、英文聽講、歷史以及國文。</w:t>
      </w:r>
    </w:p>
    <w:p w14:paraId="70E39A8F" w14:textId="68088955" w:rsidR="00AF7889" w:rsidRPr="00FD6110" w:rsidRDefault="00577174" w:rsidP="00C03A11">
      <w:pPr>
        <w:pStyle w:val="BodyText"/>
        <w:spacing w:line="360" w:lineRule="auto"/>
        <w:ind w:firstLineChars="200" w:firstLine="480"/>
        <w:rPr>
          <w:rFonts w:ascii="DFKai-SB" w:eastAsia="DFKai-SB" w:hAnsi="DFKai-SB"/>
          <w:lang w:eastAsia="zh-TW"/>
        </w:rPr>
      </w:pPr>
      <w:r w:rsidRPr="00FD6110">
        <w:rPr>
          <w:rFonts w:ascii="DFKai-SB" w:eastAsia="DFKai-SB" w:hAnsi="DFKai-SB"/>
          <w:lang w:eastAsia="zh-TW"/>
        </w:rPr>
        <w:t>而在這五類課程我們去統計學生到前學期為止的適應狀況，所使用的適應狀況特徵為，學生至該學期為止在各類所修的總課程數目中被當掉的比例</w:t>
      </w:r>
      <w:r w:rsidR="00722159" w:rsidRPr="00FD6110">
        <w:rPr>
          <w:rFonts w:ascii="DFKai-SB" w:eastAsia="DFKai-SB" w:hAnsi="DFKai-SB"/>
          <w:lang w:eastAsia="zh-TW"/>
        </w:rPr>
        <w:t xml:space="preserve"> </w:t>
      </w:r>
      <w:r w:rsidRPr="00FD6110">
        <w:rPr>
          <w:rFonts w:ascii="DFKai-SB" w:eastAsia="DFKai-SB" w:hAnsi="DFKai-SB"/>
          <w:lang w:eastAsia="zh-TW"/>
        </w:rPr>
        <w:t>—</w:t>
      </w:r>
      <w:r w:rsidR="00722159" w:rsidRPr="00FD6110">
        <w:rPr>
          <w:rFonts w:ascii="DFKai-SB" w:eastAsia="DFKai-SB" w:hAnsi="DFKai-SB"/>
          <w:lang w:eastAsia="zh-TW"/>
        </w:rPr>
        <w:t xml:space="preserve"> </w:t>
      </w:r>
      <w:r w:rsidRPr="00FD6110">
        <w:rPr>
          <w:rFonts w:ascii="DFKai-SB" w:eastAsia="DFKai-SB" w:hAnsi="DFKai-SB"/>
          <w:lang w:eastAsia="zh-TW"/>
        </w:rPr>
        <w:t>此比例越高表示該學生在該類課程適應越不良。以此，我們建構了五個累積被當比例：累積專業必修被當比例、累積共同必修被當比例、累積其他必修被當比例、累積選修被當比例以及累積通識被當比例，採用比例定義的原因為，每人的修課數會受到系級的不同、個人是否雙主修、輔修、教育學程或是不同入學年所影響，為能夠排除立足點不同的情形，故採用比例制。</w:t>
      </w:r>
    </w:p>
    <w:p w14:paraId="4304CD66" w14:textId="24963D6E" w:rsidR="00C03A11" w:rsidRPr="00FD6110" w:rsidRDefault="00C03A11" w:rsidP="00C03A11">
      <w:pPr>
        <w:pStyle w:val="Caption"/>
        <w:keepNext/>
        <w:spacing w:line="360" w:lineRule="auto"/>
        <w:jc w:val="center"/>
        <w:rPr>
          <w:rFonts w:ascii="DFKai-SB" w:eastAsia="DFKai-SB" w:hAnsi="DFKai-SB"/>
          <w:i w:val="0"/>
          <w:lang w:eastAsia="zh-TW"/>
        </w:rPr>
      </w:pPr>
      <w:r w:rsidRPr="00FD6110">
        <w:rPr>
          <w:rFonts w:ascii="DFKai-SB" w:eastAsia="DFKai-SB" w:hAnsi="DFKai-SB" w:hint="eastAsia"/>
          <w:i w:val="0"/>
          <w:lang w:eastAsia="zh-TW"/>
        </w:rPr>
        <w:lastRenderedPageBreak/>
        <w:t>圖</w:t>
      </w:r>
      <w:r w:rsidRPr="00FD6110">
        <w:rPr>
          <w:rFonts w:ascii="DFKai-SB" w:eastAsia="DFKai-SB" w:hAnsi="DFKai-SB"/>
          <w:i w:val="0"/>
          <w:lang w:eastAsia="zh-TW"/>
        </w:rPr>
        <w:t>2</w:t>
      </w:r>
      <w:r w:rsidRPr="00FD6110">
        <w:rPr>
          <w:rFonts w:ascii="DFKai-SB" w:eastAsia="DFKai-SB" w:hAnsi="DFKai-SB" w:hint="eastAsia"/>
          <w:i w:val="0"/>
          <w:lang w:eastAsia="zh-TW"/>
        </w:rPr>
        <w:t>-</w:t>
      </w:r>
      <w:r w:rsidRPr="00FD6110">
        <w:rPr>
          <w:rFonts w:ascii="DFKai-SB" w:eastAsia="DFKai-SB" w:hAnsi="DFKai-SB"/>
          <w:i w:val="0"/>
        </w:rPr>
        <w:fldChar w:fldCharType="begin"/>
      </w:r>
      <w:r w:rsidRPr="00FD6110">
        <w:rPr>
          <w:rFonts w:ascii="DFKai-SB" w:eastAsia="DFKai-SB" w:hAnsi="DFKai-SB"/>
          <w:i w:val="0"/>
          <w:lang w:eastAsia="zh-TW"/>
        </w:rPr>
        <w:instrText xml:space="preserve"> </w:instrText>
      </w:r>
      <w:r w:rsidRPr="00FD6110">
        <w:rPr>
          <w:rFonts w:ascii="DFKai-SB" w:eastAsia="DFKai-SB" w:hAnsi="DFKai-SB" w:hint="eastAsia"/>
          <w:i w:val="0"/>
          <w:lang w:eastAsia="zh-TW"/>
        </w:rPr>
        <w:instrText>SEQ 圖4- \* ARABIC</w:instrText>
      </w:r>
      <w:r w:rsidRPr="00FD6110">
        <w:rPr>
          <w:rFonts w:ascii="DFKai-SB" w:eastAsia="DFKai-SB" w:hAnsi="DFKai-SB"/>
          <w:i w:val="0"/>
          <w:lang w:eastAsia="zh-TW"/>
        </w:rPr>
        <w:instrText xml:space="preserve"> </w:instrText>
      </w:r>
      <w:r w:rsidRPr="00FD6110">
        <w:rPr>
          <w:rFonts w:ascii="DFKai-SB" w:eastAsia="DFKai-SB" w:hAnsi="DFKai-SB"/>
          <w:i w:val="0"/>
        </w:rPr>
        <w:fldChar w:fldCharType="separate"/>
      </w:r>
      <w:r w:rsidR="00E87082">
        <w:rPr>
          <w:rFonts w:ascii="DFKai-SB" w:eastAsia="DFKai-SB" w:hAnsi="DFKai-SB"/>
          <w:i w:val="0"/>
          <w:noProof/>
          <w:lang w:eastAsia="zh-TW"/>
        </w:rPr>
        <w:t>4</w:t>
      </w:r>
      <w:r w:rsidRPr="00FD6110">
        <w:rPr>
          <w:rFonts w:ascii="DFKai-SB" w:eastAsia="DFKai-SB" w:hAnsi="DFKai-SB"/>
          <w:i w:val="0"/>
        </w:rPr>
        <w:fldChar w:fldCharType="end"/>
      </w:r>
      <w:r w:rsidRPr="00FD6110">
        <w:rPr>
          <w:rFonts w:ascii="DFKai-SB" w:eastAsia="DFKai-SB" w:hAnsi="DFKai-SB" w:hint="eastAsia"/>
          <w:i w:val="0"/>
          <w:lang w:eastAsia="zh-TW"/>
        </w:rPr>
        <w:t>：</w:t>
      </w:r>
      <w:r w:rsidR="00F74DB4">
        <w:rPr>
          <w:rFonts w:ascii="DFKai-SB" w:eastAsia="DFKai-SB" w:hAnsi="DFKai-SB"/>
          <w:i w:val="0"/>
          <w:lang w:eastAsia="zh-TW"/>
        </w:rPr>
        <w:t>累積必修被當比與學生二一</w:t>
      </w:r>
      <w:r w:rsidR="00F74DB4">
        <w:rPr>
          <w:rFonts w:ascii="DFKai-SB" w:eastAsia="DFKai-SB" w:hAnsi="DFKai-SB" w:hint="eastAsia"/>
          <w:i w:val="0"/>
          <w:lang w:eastAsia="zh-TW"/>
        </w:rPr>
        <w:t>關係</w:t>
      </w:r>
      <w:r>
        <w:rPr>
          <w:rFonts w:ascii="DFKai-SB" w:eastAsia="DFKai-SB" w:hAnsi="DFKai-SB"/>
          <w:i w:val="0"/>
          <w:lang w:eastAsia="zh-TW"/>
        </w:rPr>
        <w:t>圖</w:t>
      </w:r>
    </w:p>
    <w:p w14:paraId="66AD5117" w14:textId="2F816997" w:rsidR="00AF7889" w:rsidRPr="00FD6110" w:rsidRDefault="00C03A11">
      <w:pPr>
        <w:pStyle w:val="BodyText"/>
        <w:rPr>
          <w:rFonts w:ascii="DFKai-SB" w:eastAsia="DFKai-SB" w:hAnsi="DFKai-SB"/>
        </w:rPr>
      </w:pPr>
      <w:r>
        <w:rPr>
          <w:rFonts w:ascii="DFKai-SB" w:eastAsia="DFKai-SB" w:hAnsi="DFKai-SB"/>
          <w:noProof/>
          <w:lang w:eastAsia="zh-TW"/>
        </w:rPr>
        <w:drawing>
          <wp:inline distT="0" distB="0" distL="0" distR="0" wp14:anchorId="12BCA338" wp14:editId="2358239C">
            <wp:extent cx="5486400" cy="3388995"/>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0000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3388995"/>
                    </a:xfrm>
                    <a:prstGeom prst="rect">
                      <a:avLst/>
                    </a:prstGeom>
                  </pic:spPr>
                </pic:pic>
              </a:graphicData>
            </a:graphic>
          </wp:inline>
        </w:drawing>
      </w:r>
    </w:p>
    <w:p w14:paraId="3CB2B9B9" w14:textId="2E0DE3DA" w:rsidR="008F4318" w:rsidRPr="00FD6110" w:rsidRDefault="00577174" w:rsidP="004D2D88">
      <w:pPr>
        <w:pStyle w:val="BodyText"/>
        <w:ind w:firstLineChars="200" w:firstLine="480"/>
        <w:rPr>
          <w:rFonts w:ascii="DFKai-SB" w:eastAsia="DFKai-SB" w:hAnsi="DFKai-SB"/>
          <w:lang w:eastAsia="zh-TW"/>
        </w:rPr>
      </w:pPr>
      <w:r w:rsidRPr="00FD6110">
        <w:rPr>
          <w:rFonts w:ascii="DFKai-SB" w:eastAsia="DFKai-SB" w:hAnsi="DFKai-SB"/>
          <w:lang w:eastAsia="zh-TW"/>
        </w:rPr>
        <w:t>累積專業必修被當比可以看出一位學生在本系專業領域的修課狀況，由圖</w:t>
      </w:r>
      <w:r w:rsidR="00F354A3">
        <w:rPr>
          <w:rFonts w:ascii="DFKai-SB" w:eastAsia="DFKai-SB" w:hAnsi="DFKai-SB"/>
          <w:lang w:eastAsia="zh-TW"/>
        </w:rPr>
        <w:t>2-</w:t>
      </w:r>
      <w:r w:rsidRPr="00FD6110">
        <w:rPr>
          <w:rFonts w:ascii="DFKai-SB" w:eastAsia="DFKai-SB" w:hAnsi="DFKai-SB"/>
          <w:lang w:eastAsia="zh-TW"/>
        </w:rPr>
        <w:t>4可知於專業領域上，沒被二一的學生表現明顯比被二一者好，而也因專業領域上的知識通常較深所以會導致專業被當比無法像其他兩種類型的必修課一樣，</w:t>
      </w:r>
      <w:r w:rsidR="0033508C">
        <w:rPr>
          <w:rFonts w:ascii="DFKai-SB" w:eastAsia="DFKai-SB" w:hAnsi="DFKai-SB"/>
          <w:lang w:eastAsia="zh-TW"/>
        </w:rPr>
        <w:t>其</w:t>
      </w:r>
      <w:r w:rsidRPr="00FD6110">
        <w:rPr>
          <w:rFonts w:ascii="DFKai-SB" w:eastAsia="DFKai-SB" w:hAnsi="DFKai-SB"/>
          <w:lang w:eastAsia="zh-TW"/>
        </w:rPr>
        <w:t>被當比的第75百分位數為0</w:t>
      </w:r>
      <w:r w:rsidR="003F02D7">
        <w:rPr>
          <w:rFonts w:ascii="DFKai-SB" w:eastAsia="DFKai-SB" w:hAnsi="DFKai-SB" w:hint="eastAsia"/>
          <w:lang w:eastAsia="zh-TW"/>
        </w:rPr>
        <w:t>。</w:t>
      </w:r>
      <w:r w:rsidRPr="00FD6110">
        <w:rPr>
          <w:rFonts w:ascii="DFKai-SB" w:eastAsia="DFKai-SB" w:hAnsi="DFKai-SB"/>
          <w:lang w:eastAsia="zh-TW"/>
        </w:rPr>
        <w:t>由此可知一位學生若在以往的專業科目上表現良好，那麼可以預期到，他在未來被二一的可能性是較低的。</w:t>
      </w:r>
    </w:p>
    <w:p w14:paraId="12929608" w14:textId="2F8BCA25" w:rsidR="00617AD2" w:rsidRPr="00FD6110" w:rsidRDefault="00577174" w:rsidP="004D2D88">
      <w:pPr>
        <w:pStyle w:val="BodyText"/>
        <w:ind w:firstLineChars="200" w:firstLine="480"/>
        <w:rPr>
          <w:rFonts w:ascii="DFKai-SB" w:eastAsia="DFKai-SB" w:hAnsi="DFKai-SB"/>
          <w:lang w:eastAsia="zh-TW"/>
        </w:rPr>
      </w:pPr>
      <w:r w:rsidRPr="00FD6110">
        <w:rPr>
          <w:rFonts w:ascii="DFKai-SB" w:eastAsia="DFKai-SB" w:hAnsi="DFKai-SB"/>
          <w:lang w:eastAsia="zh-TW"/>
        </w:rPr>
        <w:t xml:space="preserve"> 於累積其他必修類別中，大一至大二時兩類學生的被當比第75百分位數皆為0，其主要原因為大部分學生在大學初期較不會申請如教育學程之類的外系專業課程，而在大三至大四時，此特徵可以捕捉到，學生於外系專業上的不適應會導致未來被二一可能性提高。 </w:t>
      </w:r>
    </w:p>
    <w:p w14:paraId="220CC3FC" w14:textId="52B0B692" w:rsidR="00AF7889" w:rsidRPr="00FD6110" w:rsidRDefault="00577174" w:rsidP="004D2D88">
      <w:pPr>
        <w:pStyle w:val="BodyText"/>
        <w:ind w:firstLineChars="200" w:firstLine="480"/>
        <w:rPr>
          <w:rFonts w:ascii="DFKai-SB" w:eastAsia="DFKai-SB" w:hAnsi="DFKai-SB"/>
          <w:lang w:eastAsia="zh-TW"/>
        </w:rPr>
      </w:pPr>
      <w:r w:rsidRPr="00FD6110">
        <w:rPr>
          <w:rFonts w:ascii="DFKai-SB" w:eastAsia="DFKai-SB" w:hAnsi="DFKai-SB"/>
          <w:lang w:eastAsia="zh-TW"/>
        </w:rPr>
        <w:t>必修類裡最後一類為累積共同必修被當比，所捕捉的是同學對於學校共同科目被當的狀況，而全校共同科目必須顧及全校各系的學生程度，所以通常會是一門相對不容易被當的科目，若此類型的科目被當給出的訊號為學生對於大學生活的不適應，包括時間控管、等等非學習上的因素，</w:t>
      </w:r>
      <w:r w:rsidR="00C6308D" w:rsidRPr="00FD6110">
        <w:rPr>
          <w:rFonts w:ascii="DFKai-SB" w:eastAsia="DFKai-SB" w:hAnsi="DFKai-SB"/>
          <w:lang w:eastAsia="zh-TW"/>
        </w:rPr>
        <w:t>圖</w:t>
      </w:r>
      <w:r w:rsidR="00C6308D">
        <w:rPr>
          <w:rFonts w:ascii="DFKai-SB" w:eastAsia="DFKai-SB" w:hAnsi="DFKai-SB"/>
          <w:lang w:eastAsia="zh-TW"/>
        </w:rPr>
        <w:t>2-</w:t>
      </w:r>
      <w:r w:rsidR="00C6308D" w:rsidRPr="00FD6110">
        <w:rPr>
          <w:rFonts w:ascii="DFKai-SB" w:eastAsia="DFKai-SB" w:hAnsi="DFKai-SB"/>
          <w:lang w:eastAsia="zh-TW"/>
        </w:rPr>
        <w:t>4</w:t>
      </w:r>
      <w:r w:rsidRPr="00FD6110">
        <w:rPr>
          <w:rFonts w:ascii="DFKai-SB" w:eastAsia="DFKai-SB" w:hAnsi="DFKai-SB"/>
          <w:lang w:eastAsia="zh-TW"/>
        </w:rPr>
        <w:t>中清楚呈現，沒被二一類型的學生被當比第75百分位數皆為0，代表此類裡大部分的學生，對於大學生活適應程度不算太糟，而被二一類學生被當比的第75百分位數高於0，則顯示了，以往對於大學的不適應狀況越與未來被二一的擁有正向的關係。</w:t>
      </w:r>
    </w:p>
    <w:p w14:paraId="2291B7AE" w14:textId="78C87536" w:rsidR="004B4BBC" w:rsidRPr="00FD6110" w:rsidRDefault="004B4BBC" w:rsidP="004B4BBC">
      <w:pPr>
        <w:pStyle w:val="Caption"/>
        <w:keepNext/>
        <w:spacing w:line="360" w:lineRule="auto"/>
        <w:jc w:val="center"/>
        <w:rPr>
          <w:rFonts w:ascii="DFKai-SB" w:eastAsia="DFKai-SB" w:hAnsi="DFKai-SB"/>
          <w:i w:val="0"/>
          <w:lang w:eastAsia="zh-TW"/>
        </w:rPr>
      </w:pPr>
      <w:r w:rsidRPr="00FD6110">
        <w:rPr>
          <w:rFonts w:ascii="DFKai-SB" w:eastAsia="DFKai-SB" w:hAnsi="DFKai-SB" w:hint="eastAsia"/>
          <w:i w:val="0"/>
          <w:lang w:eastAsia="zh-TW"/>
        </w:rPr>
        <w:lastRenderedPageBreak/>
        <w:t>圖</w:t>
      </w:r>
      <w:r w:rsidRPr="00FD6110">
        <w:rPr>
          <w:rFonts w:ascii="DFKai-SB" w:eastAsia="DFKai-SB" w:hAnsi="DFKai-SB"/>
          <w:i w:val="0"/>
          <w:lang w:eastAsia="zh-TW"/>
        </w:rPr>
        <w:t>2</w:t>
      </w:r>
      <w:r w:rsidRPr="00FD6110">
        <w:rPr>
          <w:rFonts w:ascii="DFKai-SB" w:eastAsia="DFKai-SB" w:hAnsi="DFKai-SB" w:hint="eastAsia"/>
          <w:i w:val="0"/>
          <w:lang w:eastAsia="zh-TW"/>
        </w:rPr>
        <w:t>-</w:t>
      </w:r>
      <w:r w:rsidRPr="00FD6110">
        <w:rPr>
          <w:rFonts w:ascii="DFKai-SB" w:eastAsia="DFKai-SB" w:hAnsi="DFKai-SB"/>
          <w:i w:val="0"/>
        </w:rPr>
        <w:fldChar w:fldCharType="begin"/>
      </w:r>
      <w:r w:rsidRPr="00FD6110">
        <w:rPr>
          <w:rFonts w:ascii="DFKai-SB" w:eastAsia="DFKai-SB" w:hAnsi="DFKai-SB"/>
          <w:i w:val="0"/>
          <w:lang w:eastAsia="zh-TW"/>
        </w:rPr>
        <w:instrText xml:space="preserve"> </w:instrText>
      </w:r>
      <w:r w:rsidRPr="00FD6110">
        <w:rPr>
          <w:rFonts w:ascii="DFKai-SB" w:eastAsia="DFKai-SB" w:hAnsi="DFKai-SB" w:hint="eastAsia"/>
          <w:i w:val="0"/>
          <w:lang w:eastAsia="zh-TW"/>
        </w:rPr>
        <w:instrText>SEQ 圖4- \* ARABIC</w:instrText>
      </w:r>
      <w:r w:rsidRPr="00FD6110">
        <w:rPr>
          <w:rFonts w:ascii="DFKai-SB" w:eastAsia="DFKai-SB" w:hAnsi="DFKai-SB"/>
          <w:i w:val="0"/>
          <w:lang w:eastAsia="zh-TW"/>
        </w:rPr>
        <w:instrText xml:space="preserve"> </w:instrText>
      </w:r>
      <w:r w:rsidRPr="00FD6110">
        <w:rPr>
          <w:rFonts w:ascii="DFKai-SB" w:eastAsia="DFKai-SB" w:hAnsi="DFKai-SB"/>
          <w:i w:val="0"/>
        </w:rPr>
        <w:fldChar w:fldCharType="separate"/>
      </w:r>
      <w:r w:rsidR="00E87082">
        <w:rPr>
          <w:rFonts w:ascii="DFKai-SB" w:eastAsia="DFKai-SB" w:hAnsi="DFKai-SB"/>
          <w:i w:val="0"/>
          <w:noProof/>
          <w:lang w:eastAsia="zh-TW"/>
        </w:rPr>
        <w:t>5</w:t>
      </w:r>
      <w:r w:rsidRPr="00FD6110">
        <w:rPr>
          <w:rFonts w:ascii="DFKai-SB" w:eastAsia="DFKai-SB" w:hAnsi="DFKai-SB"/>
          <w:i w:val="0"/>
        </w:rPr>
        <w:fldChar w:fldCharType="end"/>
      </w:r>
      <w:r w:rsidRPr="00FD6110">
        <w:rPr>
          <w:rFonts w:ascii="DFKai-SB" w:eastAsia="DFKai-SB" w:hAnsi="DFKai-SB" w:hint="eastAsia"/>
          <w:i w:val="0"/>
          <w:lang w:eastAsia="zh-TW"/>
        </w:rPr>
        <w:t>：</w:t>
      </w:r>
      <w:r>
        <w:rPr>
          <w:rFonts w:ascii="DFKai-SB" w:eastAsia="DFKai-SB" w:hAnsi="DFKai-SB"/>
          <w:i w:val="0"/>
          <w:lang w:eastAsia="zh-TW"/>
        </w:rPr>
        <w:t>累積</w:t>
      </w:r>
      <w:r>
        <w:rPr>
          <w:rFonts w:ascii="DFKai-SB" w:eastAsia="DFKai-SB" w:hAnsi="DFKai-SB" w:hint="eastAsia"/>
          <w:i w:val="0"/>
          <w:lang w:eastAsia="zh-TW"/>
        </w:rPr>
        <w:t>通識</w:t>
      </w:r>
      <w:r>
        <w:rPr>
          <w:rFonts w:ascii="DFKai-SB" w:eastAsia="DFKai-SB" w:hAnsi="DFKai-SB"/>
          <w:i w:val="0"/>
          <w:lang w:eastAsia="zh-TW"/>
        </w:rPr>
        <w:t>被當比與學生二一</w:t>
      </w:r>
      <w:r>
        <w:rPr>
          <w:rFonts w:ascii="DFKai-SB" w:eastAsia="DFKai-SB" w:hAnsi="DFKai-SB" w:hint="eastAsia"/>
          <w:i w:val="0"/>
          <w:lang w:eastAsia="zh-TW"/>
        </w:rPr>
        <w:t>關係</w:t>
      </w:r>
      <w:r>
        <w:rPr>
          <w:rFonts w:ascii="DFKai-SB" w:eastAsia="DFKai-SB" w:hAnsi="DFKai-SB"/>
          <w:i w:val="0"/>
          <w:lang w:eastAsia="zh-TW"/>
        </w:rPr>
        <w:t>圖</w:t>
      </w:r>
    </w:p>
    <w:p w14:paraId="5EC77236" w14:textId="22052C04" w:rsidR="00AF7889" w:rsidRPr="00FD6110" w:rsidRDefault="004B4BBC">
      <w:pPr>
        <w:pStyle w:val="BodyText"/>
        <w:rPr>
          <w:rFonts w:ascii="DFKai-SB" w:eastAsia="DFKai-SB" w:hAnsi="DFKai-SB"/>
        </w:rPr>
      </w:pPr>
      <w:r>
        <w:rPr>
          <w:rFonts w:ascii="DFKai-SB" w:eastAsia="DFKai-SB" w:hAnsi="DFKai-SB"/>
          <w:noProof/>
          <w:lang w:eastAsia="zh-TW"/>
        </w:rPr>
        <w:drawing>
          <wp:inline distT="0" distB="0" distL="0" distR="0" wp14:anchorId="3B76604F" wp14:editId="31A25783">
            <wp:extent cx="5486400" cy="338899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0000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3388995"/>
                    </a:xfrm>
                    <a:prstGeom prst="rect">
                      <a:avLst/>
                    </a:prstGeom>
                  </pic:spPr>
                </pic:pic>
              </a:graphicData>
            </a:graphic>
          </wp:inline>
        </w:drawing>
      </w:r>
    </w:p>
    <w:p w14:paraId="24756F64" w14:textId="3D459885" w:rsidR="00AF7889" w:rsidRPr="00FD6110" w:rsidRDefault="00577174" w:rsidP="00C37347">
      <w:pPr>
        <w:pStyle w:val="BodyText"/>
        <w:spacing w:line="360" w:lineRule="auto"/>
        <w:ind w:firstLineChars="200" w:firstLine="480"/>
        <w:rPr>
          <w:rFonts w:ascii="DFKai-SB" w:eastAsia="DFKai-SB" w:hAnsi="DFKai-SB"/>
          <w:lang w:eastAsia="zh-TW"/>
        </w:rPr>
      </w:pPr>
      <w:r w:rsidRPr="00FD6110">
        <w:rPr>
          <w:rFonts w:ascii="DFKai-SB" w:eastAsia="DFKai-SB" w:hAnsi="DFKai-SB"/>
          <w:lang w:eastAsia="zh-TW"/>
        </w:rPr>
        <w:t>通識課程旨在培養學生五大通識素養，包括人文、科學、民主、倫理與宏觀，從累積通識被當比可以判斷一位學生對於課外的素養培養的重視程度，從圖</w:t>
      </w:r>
      <w:r w:rsidR="004B4BBC">
        <w:rPr>
          <w:rFonts w:ascii="DFKai-SB" w:eastAsia="DFKai-SB" w:hAnsi="DFKai-SB"/>
          <w:lang w:eastAsia="zh-TW"/>
        </w:rPr>
        <w:t>2-</w:t>
      </w:r>
      <w:r w:rsidRPr="00FD6110">
        <w:rPr>
          <w:rFonts w:ascii="DFKai-SB" w:eastAsia="DFKai-SB" w:hAnsi="DFKai-SB"/>
          <w:lang w:eastAsia="zh-TW"/>
        </w:rPr>
        <w:t>5顯示未來容易被二一的學生，對於以往的課外探索，相對於沒被二一的學生，較不重視，沒被二一類學生此比例與被二一類學生的中位數差異不大，主因為此類課程的難易度較低，通常同學於此類課程較不易被當，除此之外，通識科目也給了學生許多選課彈性，通常成績較差的學生會趨吉避凶，選擇較容易的通識課程。</w:t>
      </w:r>
    </w:p>
    <w:p w14:paraId="0AF11A25" w14:textId="231C7DB3" w:rsidR="005411FF" w:rsidRPr="00FD6110" w:rsidRDefault="005411FF" w:rsidP="005411FF">
      <w:pPr>
        <w:pStyle w:val="Caption"/>
        <w:keepNext/>
        <w:spacing w:line="360" w:lineRule="auto"/>
        <w:jc w:val="center"/>
        <w:rPr>
          <w:rFonts w:ascii="DFKai-SB" w:eastAsia="DFKai-SB" w:hAnsi="DFKai-SB"/>
          <w:i w:val="0"/>
          <w:lang w:eastAsia="zh-TW"/>
        </w:rPr>
      </w:pPr>
      <w:r w:rsidRPr="00FD6110">
        <w:rPr>
          <w:rFonts w:ascii="DFKai-SB" w:eastAsia="DFKai-SB" w:hAnsi="DFKai-SB" w:hint="eastAsia"/>
          <w:i w:val="0"/>
          <w:lang w:eastAsia="zh-TW"/>
        </w:rPr>
        <w:lastRenderedPageBreak/>
        <w:t>圖</w:t>
      </w:r>
      <w:r w:rsidRPr="00FD6110">
        <w:rPr>
          <w:rFonts w:ascii="DFKai-SB" w:eastAsia="DFKai-SB" w:hAnsi="DFKai-SB"/>
          <w:i w:val="0"/>
          <w:lang w:eastAsia="zh-TW"/>
        </w:rPr>
        <w:t>2</w:t>
      </w:r>
      <w:r w:rsidRPr="00FD6110">
        <w:rPr>
          <w:rFonts w:ascii="DFKai-SB" w:eastAsia="DFKai-SB" w:hAnsi="DFKai-SB" w:hint="eastAsia"/>
          <w:i w:val="0"/>
          <w:lang w:eastAsia="zh-TW"/>
        </w:rPr>
        <w:t>-</w:t>
      </w:r>
      <w:r w:rsidRPr="00FD6110">
        <w:rPr>
          <w:rFonts w:ascii="DFKai-SB" w:eastAsia="DFKai-SB" w:hAnsi="DFKai-SB"/>
          <w:i w:val="0"/>
        </w:rPr>
        <w:fldChar w:fldCharType="begin"/>
      </w:r>
      <w:r w:rsidRPr="00FD6110">
        <w:rPr>
          <w:rFonts w:ascii="DFKai-SB" w:eastAsia="DFKai-SB" w:hAnsi="DFKai-SB"/>
          <w:i w:val="0"/>
          <w:lang w:eastAsia="zh-TW"/>
        </w:rPr>
        <w:instrText xml:space="preserve"> </w:instrText>
      </w:r>
      <w:r w:rsidRPr="00FD6110">
        <w:rPr>
          <w:rFonts w:ascii="DFKai-SB" w:eastAsia="DFKai-SB" w:hAnsi="DFKai-SB" w:hint="eastAsia"/>
          <w:i w:val="0"/>
          <w:lang w:eastAsia="zh-TW"/>
        </w:rPr>
        <w:instrText>SEQ 圖4- \* ARABIC</w:instrText>
      </w:r>
      <w:r w:rsidRPr="00FD6110">
        <w:rPr>
          <w:rFonts w:ascii="DFKai-SB" w:eastAsia="DFKai-SB" w:hAnsi="DFKai-SB"/>
          <w:i w:val="0"/>
          <w:lang w:eastAsia="zh-TW"/>
        </w:rPr>
        <w:instrText xml:space="preserve"> </w:instrText>
      </w:r>
      <w:r w:rsidRPr="00FD6110">
        <w:rPr>
          <w:rFonts w:ascii="DFKai-SB" w:eastAsia="DFKai-SB" w:hAnsi="DFKai-SB"/>
          <w:i w:val="0"/>
        </w:rPr>
        <w:fldChar w:fldCharType="separate"/>
      </w:r>
      <w:r w:rsidR="00E87082">
        <w:rPr>
          <w:rFonts w:ascii="DFKai-SB" w:eastAsia="DFKai-SB" w:hAnsi="DFKai-SB"/>
          <w:i w:val="0"/>
          <w:noProof/>
          <w:lang w:eastAsia="zh-TW"/>
        </w:rPr>
        <w:t>6</w:t>
      </w:r>
      <w:r w:rsidRPr="00FD6110">
        <w:rPr>
          <w:rFonts w:ascii="DFKai-SB" w:eastAsia="DFKai-SB" w:hAnsi="DFKai-SB"/>
          <w:i w:val="0"/>
        </w:rPr>
        <w:fldChar w:fldCharType="end"/>
      </w:r>
      <w:r w:rsidRPr="00FD6110">
        <w:rPr>
          <w:rFonts w:ascii="DFKai-SB" w:eastAsia="DFKai-SB" w:hAnsi="DFKai-SB" w:hint="eastAsia"/>
          <w:i w:val="0"/>
          <w:lang w:eastAsia="zh-TW"/>
        </w:rPr>
        <w:t>：</w:t>
      </w:r>
      <w:r>
        <w:rPr>
          <w:rFonts w:ascii="DFKai-SB" w:eastAsia="DFKai-SB" w:hAnsi="DFKai-SB"/>
          <w:i w:val="0"/>
          <w:lang w:eastAsia="zh-TW"/>
        </w:rPr>
        <w:t>累積選修被當比與學生二一</w:t>
      </w:r>
      <w:r>
        <w:rPr>
          <w:rFonts w:ascii="DFKai-SB" w:eastAsia="DFKai-SB" w:hAnsi="DFKai-SB" w:hint="eastAsia"/>
          <w:i w:val="0"/>
          <w:lang w:eastAsia="zh-TW"/>
        </w:rPr>
        <w:t>關係</w:t>
      </w:r>
      <w:r>
        <w:rPr>
          <w:rFonts w:ascii="DFKai-SB" w:eastAsia="DFKai-SB" w:hAnsi="DFKai-SB"/>
          <w:i w:val="0"/>
          <w:lang w:eastAsia="zh-TW"/>
        </w:rPr>
        <w:t>圖</w:t>
      </w:r>
    </w:p>
    <w:p w14:paraId="483F06C6" w14:textId="4C12AF4E" w:rsidR="00AF7889" w:rsidRPr="00FD6110" w:rsidRDefault="0060389C">
      <w:pPr>
        <w:pStyle w:val="BodyText"/>
        <w:rPr>
          <w:rFonts w:ascii="DFKai-SB" w:eastAsia="DFKai-SB" w:hAnsi="DFKai-SB"/>
        </w:rPr>
      </w:pPr>
      <w:r>
        <w:rPr>
          <w:rFonts w:ascii="DFKai-SB" w:eastAsia="DFKai-SB" w:hAnsi="DFKai-SB"/>
          <w:noProof/>
          <w:lang w:eastAsia="zh-TW"/>
        </w:rPr>
        <w:drawing>
          <wp:inline distT="0" distB="0" distL="0" distR="0" wp14:anchorId="03DC172F" wp14:editId="0082E543">
            <wp:extent cx="5486400" cy="338899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00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3388995"/>
                    </a:xfrm>
                    <a:prstGeom prst="rect">
                      <a:avLst/>
                    </a:prstGeom>
                  </pic:spPr>
                </pic:pic>
              </a:graphicData>
            </a:graphic>
          </wp:inline>
        </w:drawing>
      </w:r>
    </w:p>
    <w:p w14:paraId="34F3C3A8" w14:textId="6A86F48E" w:rsidR="00AF7889" w:rsidRPr="00FD6110" w:rsidRDefault="00577174" w:rsidP="00B11A5C">
      <w:pPr>
        <w:pStyle w:val="BodyText"/>
        <w:spacing w:line="360" w:lineRule="auto"/>
        <w:ind w:firstLineChars="200" w:firstLine="480"/>
        <w:rPr>
          <w:rFonts w:ascii="DFKai-SB" w:eastAsia="DFKai-SB" w:hAnsi="DFKai-SB"/>
          <w:lang w:eastAsia="zh-TW"/>
        </w:rPr>
      </w:pPr>
      <w:r w:rsidRPr="00FD6110">
        <w:rPr>
          <w:rFonts w:ascii="DFKai-SB" w:eastAsia="DFKai-SB" w:hAnsi="DFKai-SB"/>
          <w:lang w:eastAsia="zh-TW"/>
        </w:rPr>
        <w:t>選修課程為一門更深入於專業領域的學科；若學生對某於專業領域中感到興趣，便會選修相關的課程，加強自己不管是外系亦或是本系的專業知識，可以預期，若學生在專業必修中或是其他必修的學習狀況不佳，那有很大的機會其累積選修被當比也會較高，圖</w:t>
      </w:r>
      <w:r w:rsidR="003C3A79">
        <w:rPr>
          <w:rFonts w:ascii="DFKai-SB" w:eastAsia="DFKai-SB" w:hAnsi="DFKai-SB"/>
          <w:lang w:eastAsia="zh-TW"/>
        </w:rPr>
        <w:t>2-</w:t>
      </w:r>
      <w:r w:rsidRPr="00FD6110">
        <w:rPr>
          <w:rFonts w:ascii="DFKai-SB" w:eastAsia="DFKai-SB" w:hAnsi="DFKai-SB"/>
          <w:lang w:eastAsia="zh-TW"/>
        </w:rPr>
        <w:t>6中顯示了兩類學生於此特徵的表現，可以看到兩類學生的第75百分位數差異很大，選修課程也給了學生一部分的選課彈性，故若學生選修被當比很高，我們傾向相信學生於未來被二一有較高的可能性。</w:t>
      </w:r>
    </w:p>
    <w:p w14:paraId="06A5C2D3" w14:textId="77777777" w:rsidR="00AF7889" w:rsidRPr="00FD6110" w:rsidRDefault="00577174" w:rsidP="00B11A5C">
      <w:pPr>
        <w:pStyle w:val="BodyText"/>
        <w:spacing w:line="360" w:lineRule="auto"/>
        <w:ind w:firstLineChars="200" w:firstLine="480"/>
        <w:rPr>
          <w:rFonts w:ascii="DFKai-SB" w:eastAsia="DFKai-SB" w:hAnsi="DFKai-SB"/>
          <w:lang w:eastAsia="zh-TW"/>
        </w:rPr>
      </w:pPr>
      <w:r w:rsidRPr="00FD6110">
        <w:rPr>
          <w:rFonts w:ascii="DFKai-SB" w:eastAsia="DFKai-SB" w:hAnsi="DFKai-SB"/>
          <w:lang w:eastAsia="zh-TW"/>
        </w:rPr>
        <w:t>綜合上述分析可知，兩類學生在累積被當比變數群中的差異顯著，說明了它們是合理的預測二一特徵變數，了解修課狀況後，下小節將進一步從各類課程中討論成績所帶來的影響。</w:t>
      </w:r>
    </w:p>
    <w:p w14:paraId="202FD45F" w14:textId="77777777" w:rsidR="00AF7889" w:rsidRPr="00E723E6" w:rsidRDefault="00577174">
      <w:pPr>
        <w:pStyle w:val="Heading4"/>
        <w:rPr>
          <w:rFonts w:ascii="DFKai-SB" w:eastAsia="DFKai-SB" w:hAnsi="DFKai-SB"/>
          <w:sz w:val="28"/>
          <w:szCs w:val="28"/>
        </w:rPr>
      </w:pPr>
      <w:proofErr w:type="spellStart"/>
      <w:r w:rsidRPr="00E723E6">
        <w:rPr>
          <w:rFonts w:ascii="DFKai-SB" w:eastAsia="DFKai-SB" w:hAnsi="DFKai-SB"/>
          <w:sz w:val="28"/>
          <w:szCs w:val="28"/>
        </w:rPr>
        <w:t>成績表現</w:t>
      </w:r>
      <w:proofErr w:type="spellEnd"/>
    </w:p>
    <w:p w14:paraId="65F3116F" w14:textId="77777777" w:rsidR="00AF7889" w:rsidRPr="00FD6110" w:rsidRDefault="00577174" w:rsidP="00253471">
      <w:pPr>
        <w:pStyle w:val="FirstParagraph"/>
        <w:spacing w:line="360" w:lineRule="auto"/>
        <w:ind w:firstLineChars="200" w:firstLine="480"/>
        <w:rPr>
          <w:rFonts w:ascii="DFKai-SB" w:eastAsia="DFKai-SB" w:hAnsi="DFKai-SB"/>
          <w:lang w:eastAsia="zh-TW"/>
        </w:rPr>
      </w:pPr>
      <w:r w:rsidRPr="00FD6110">
        <w:rPr>
          <w:rFonts w:ascii="DFKai-SB" w:eastAsia="DFKai-SB" w:hAnsi="DFKai-SB"/>
          <w:lang w:eastAsia="zh-TW"/>
        </w:rPr>
        <w:t>上節中討論了必修、選修課程以及通識課程的被當狀況與兩類學生之間的關係，並且知道到被二一類學生會在較有選課彈性的科目上趨吉避凶，故必須藉由觀察各類課程上的排名，才能了解修課上的真實狀況，觀察以往的成績排名對於未來是否</w:t>
      </w:r>
      <w:r w:rsidRPr="00FD6110">
        <w:rPr>
          <w:rFonts w:ascii="DFKai-SB" w:eastAsia="DFKai-SB" w:hAnsi="DFKai-SB"/>
          <w:lang w:eastAsia="zh-TW"/>
        </w:rPr>
        <w:lastRenderedPageBreak/>
        <w:t>被二一影響為何？ 在此與上小節一樣針對不同的課程類別進行分別討論。成績計算方式如下：計算累積至前一期某類別（如：累積專業必修）的課程總成績，除以累積至前一期某類別（如：累積專業必修）的修課數，得出累積平均總成績，以總成績與同班的同學進行排名，同班的定義為，同系、同年級且同入學年；將成績的高低排名，映射至0到100區間，最高分數同學會在此排名指標中對應到100，最低分則為0。</w:t>
      </w:r>
    </w:p>
    <w:p w14:paraId="1B0AD489" w14:textId="4BB45581" w:rsidR="00B61753" w:rsidRPr="00FD6110" w:rsidRDefault="00B61753" w:rsidP="00B61753">
      <w:pPr>
        <w:pStyle w:val="Caption"/>
        <w:keepNext/>
        <w:spacing w:line="360" w:lineRule="auto"/>
        <w:jc w:val="center"/>
        <w:rPr>
          <w:rFonts w:ascii="DFKai-SB" w:eastAsia="DFKai-SB" w:hAnsi="DFKai-SB"/>
          <w:i w:val="0"/>
          <w:lang w:eastAsia="zh-TW"/>
        </w:rPr>
      </w:pPr>
      <w:r w:rsidRPr="00FD6110">
        <w:rPr>
          <w:rFonts w:ascii="DFKai-SB" w:eastAsia="DFKai-SB" w:hAnsi="DFKai-SB" w:hint="eastAsia"/>
          <w:i w:val="0"/>
          <w:lang w:eastAsia="zh-TW"/>
        </w:rPr>
        <w:t>圖</w:t>
      </w:r>
      <w:r w:rsidRPr="00FD6110">
        <w:rPr>
          <w:rFonts w:ascii="DFKai-SB" w:eastAsia="DFKai-SB" w:hAnsi="DFKai-SB"/>
          <w:i w:val="0"/>
          <w:lang w:eastAsia="zh-TW"/>
        </w:rPr>
        <w:t>2</w:t>
      </w:r>
      <w:r w:rsidRPr="00FD6110">
        <w:rPr>
          <w:rFonts w:ascii="DFKai-SB" w:eastAsia="DFKai-SB" w:hAnsi="DFKai-SB" w:hint="eastAsia"/>
          <w:i w:val="0"/>
          <w:lang w:eastAsia="zh-TW"/>
        </w:rPr>
        <w:t>-</w:t>
      </w:r>
      <w:r w:rsidRPr="00FD6110">
        <w:rPr>
          <w:rFonts w:ascii="DFKai-SB" w:eastAsia="DFKai-SB" w:hAnsi="DFKai-SB"/>
          <w:i w:val="0"/>
        </w:rPr>
        <w:fldChar w:fldCharType="begin"/>
      </w:r>
      <w:r w:rsidRPr="00FD6110">
        <w:rPr>
          <w:rFonts w:ascii="DFKai-SB" w:eastAsia="DFKai-SB" w:hAnsi="DFKai-SB"/>
          <w:i w:val="0"/>
          <w:lang w:eastAsia="zh-TW"/>
        </w:rPr>
        <w:instrText xml:space="preserve"> </w:instrText>
      </w:r>
      <w:r w:rsidRPr="00FD6110">
        <w:rPr>
          <w:rFonts w:ascii="DFKai-SB" w:eastAsia="DFKai-SB" w:hAnsi="DFKai-SB" w:hint="eastAsia"/>
          <w:i w:val="0"/>
          <w:lang w:eastAsia="zh-TW"/>
        </w:rPr>
        <w:instrText>SEQ 圖4- \* ARABIC</w:instrText>
      </w:r>
      <w:r w:rsidRPr="00FD6110">
        <w:rPr>
          <w:rFonts w:ascii="DFKai-SB" w:eastAsia="DFKai-SB" w:hAnsi="DFKai-SB"/>
          <w:i w:val="0"/>
          <w:lang w:eastAsia="zh-TW"/>
        </w:rPr>
        <w:instrText xml:space="preserve"> </w:instrText>
      </w:r>
      <w:r w:rsidRPr="00FD6110">
        <w:rPr>
          <w:rFonts w:ascii="DFKai-SB" w:eastAsia="DFKai-SB" w:hAnsi="DFKai-SB"/>
          <w:i w:val="0"/>
        </w:rPr>
        <w:fldChar w:fldCharType="separate"/>
      </w:r>
      <w:r w:rsidR="00E87082">
        <w:rPr>
          <w:rFonts w:ascii="DFKai-SB" w:eastAsia="DFKai-SB" w:hAnsi="DFKai-SB"/>
          <w:i w:val="0"/>
          <w:noProof/>
          <w:lang w:eastAsia="zh-TW"/>
        </w:rPr>
        <w:t>7</w:t>
      </w:r>
      <w:r w:rsidRPr="00FD6110">
        <w:rPr>
          <w:rFonts w:ascii="DFKai-SB" w:eastAsia="DFKai-SB" w:hAnsi="DFKai-SB"/>
          <w:i w:val="0"/>
        </w:rPr>
        <w:fldChar w:fldCharType="end"/>
      </w:r>
      <w:r w:rsidRPr="00FD6110">
        <w:rPr>
          <w:rFonts w:ascii="DFKai-SB" w:eastAsia="DFKai-SB" w:hAnsi="DFKai-SB" w:hint="eastAsia"/>
          <w:i w:val="0"/>
          <w:lang w:eastAsia="zh-TW"/>
        </w:rPr>
        <w:t>：</w:t>
      </w:r>
      <w:r>
        <w:rPr>
          <w:rFonts w:ascii="DFKai-SB" w:eastAsia="DFKai-SB" w:hAnsi="DFKai-SB"/>
          <w:i w:val="0"/>
          <w:lang w:eastAsia="zh-TW"/>
        </w:rPr>
        <w:t>累積</w:t>
      </w:r>
      <w:r w:rsidR="00BA0688">
        <w:rPr>
          <w:rFonts w:ascii="DFKai-SB" w:eastAsia="DFKai-SB" w:hAnsi="DFKai-SB"/>
          <w:i w:val="0"/>
          <w:lang w:eastAsia="zh-TW"/>
        </w:rPr>
        <w:t>必</w:t>
      </w:r>
      <w:r>
        <w:rPr>
          <w:rFonts w:ascii="DFKai-SB" w:eastAsia="DFKai-SB" w:hAnsi="DFKai-SB"/>
          <w:i w:val="0"/>
          <w:lang w:eastAsia="zh-TW"/>
        </w:rPr>
        <w:t>修</w:t>
      </w:r>
      <w:r w:rsidR="00BA0688">
        <w:rPr>
          <w:rFonts w:ascii="DFKai-SB" w:eastAsia="DFKai-SB" w:hAnsi="DFKai-SB"/>
          <w:i w:val="0"/>
          <w:lang w:eastAsia="zh-TW"/>
        </w:rPr>
        <w:t>排名</w:t>
      </w:r>
      <w:r>
        <w:rPr>
          <w:rFonts w:ascii="DFKai-SB" w:eastAsia="DFKai-SB" w:hAnsi="DFKai-SB"/>
          <w:i w:val="0"/>
          <w:lang w:eastAsia="zh-TW"/>
        </w:rPr>
        <w:t>與學生二一</w:t>
      </w:r>
      <w:r>
        <w:rPr>
          <w:rFonts w:ascii="DFKai-SB" w:eastAsia="DFKai-SB" w:hAnsi="DFKai-SB" w:hint="eastAsia"/>
          <w:i w:val="0"/>
          <w:lang w:eastAsia="zh-TW"/>
        </w:rPr>
        <w:t>關係</w:t>
      </w:r>
      <w:r>
        <w:rPr>
          <w:rFonts w:ascii="DFKai-SB" w:eastAsia="DFKai-SB" w:hAnsi="DFKai-SB"/>
          <w:i w:val="0"/>
          <w:lang w:eastAsia="zh-TW"/>
        </w:rPr>
        <w:t>圖</w:t>
      </w:r>
    </w:p>
    <w:p w14:paraId="38F0AFC2" w14:textId="39CC5998" w:rsidR="00AF7889" w:rsidRPr="00FD6110" w:rsidRDefault="003F7D9A">
      <w:pPr>
        <w:pStyle w:val="BodyText"/>
        <w:rPr>
          <w:rFonts w:ascii="DFKai-SB" w:eastAsia="DFKai-SB" w:hAnsi="DFKai-SB"/>
        </w:rPr>
      </w:pPr>
      <w:r>
        <w:rPr>
          <w:rFonts w:ascii="DFKai-SB" w:eastAsia="DFKai-SB" w:hAnsi="DFKai-SB"/>
          <w:noProof/>
          <w:lang w:eastAsia="zh-TW"/>
        </w:rPr>
        <w:drawing>
          <wp:inline distT="0" distB="0" distL="0" distR="0" wp14:anchorId="6F95F801" wp14:editId="0473E72B">
            <wp:extent cx="5486400" cy="338899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000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3388995"/>
                    </a:xfrm>
                    <a:prstGeom prst="rect">
                      <a:avLst/>
                    </a:prstGeom>
                  </pic:spPr>
                </pic:pic>
              </a:graphicData>
            </a:graphic>
          </wp:inline>
        </w:drawing>
      </w:r>
    </w:p>
    <w:p w14:paraId="388F0E98" w14:textId="77777777" w:rsidR="004F3310" w:rsidRDefault="00577174" w:rsidP="0077407F">
      <w:pPr>
        <w:pStyle w:val="BodyText"/>
        <w:spacing w:line="360" w:lineRule="auto"/>
        <w:ind w:firstLineChars="200" w:firstLine="480"/>
        <w:rPr>
          <w:rFonts w:ascii="DFKai-SB" w:eastAsia="DFKai-SB" w:hAnsi="DFKai-SB"/>
          <w:lang w:eastAsia="zh-TW"/>
        </w:rPr>
      </w:pPr>
      <w:r w:rsidRPr="00FD6110">
        <w:rPr>
          <w:rFonts w:ascii="DFKai-SB" w:eastAsia="DFKai-SB" w:hAnsi="DFKai-SB"/>
          <w:lang w:eastAsia="zh-TW"/>
        </w:rPr>
        <w:t>累積專業必修排名所代表的意義為，對於學生的專業知識學習狀況做排序，由圖</w:t>
      </w:r>
      <w:r w:rsidR="00095752">
        <w:rPr>
          <w:rFonts w:ascii="DFKai-SB" w:eastAsia="DFKai-SB" w:hAnsi="DFKai-SB"/>
          <w:lang w:eastAsia="zh-TW"/>
        </w:rPr>
        <w:t>2-</w:t>
      </w:r>
      <w:r w:rsidRPr="00FD6110">
        <w:rPr>
          <w:rFonts w:ascii="DFKai-SB" w:eastAsia="DFKai-SB" w:hAnsi="DFKai-SB"/>
          <w:lang w:eastAsia="zh-TW"/>
        </w:rPr>
        <w:t xml:space="preserve">7觀察，被二一的同學於以往的專業知識表現上低於沒被二一生許多；第75百分位數皆低於25%，而在大四下時，被二一類學生的累積專業必修排名中位數顯著高於前幾期，顯示部分被二一生在大四上時，有嘗試的想讓自己的專業知識提高，但由於學習上的力不從心，導致雖有提升但是至大四下時仍被二一的狀況。 </w:t>
      </w:r>
    </w:p>
    <w:p w14:paraId="3A2999A1" w14:textId="77777777" w:rsidR="004F3310" w:rsidRDefault="00577174" w:rsidP="0077407F">
      <w:pPr>
        <w:pStyle w:val="BodyText"/>
        <w:spacing w:line="360" w:lineRule="auto"/>
        <w:ind w:firstLineChars="200" w:firstLine="480"/>
        <w:rPr>
          <w:rFonts w:ascii="DFKai-SB" w:eastAsia="DFKai-SB" w:hAnsi="DFKai-SB"/>
          <w:lang w:eastAsia="zh-TW"/>
        </w:rPr>
      </w:pPr>
      <w:r w:rsidRPr="00FD6110">
        <w:rPr>
          <w:rFonts w:ascii="DFKai-SB" w:eastAsia="DFKai-SB" w:hAnsi="DFKai-SB"/>
          <w:lang w:eastAsia="zh-TW"/>
        </w:rPr>
        <w:t>累積共同必修排名，代表著學生在學適應狀況的排序，圖</w:t>
      </w:r>
      <w:r w:rsidR="0078097B">
        <w:rPr>
          <w:rFonts w:ascii="DFKai-SB" w:eastAsia="DFKai-SB" w:hAnsi="DFKai-SB"/>
          <w:lang w:eastAsia="zh-TW"/>
        </w:rPr>
        <w:t>2-</w:t>
      </w:r>
      <w:r w:rsidRPr="00FD6110">
        <w:rPr>
          <w:rFonts w:ascii="DFKai-SB" w:eastAsia="DFKai-SB" w:hAnsi="DFKai-SB"/>
          <w:lang w:eastAsia="zh-TW"/>
        </w:rPr>
        <w:t xml:space="preserve">7顯示，被二一的學生於以往的在學適應狀況會低於沒被二一生與前小節相互呼應。 </w:t>
      </w:r>
    </w:p>
    <w:p w14:paraId="0493768E" w14:textId="68F78104" w:rsidR="00AF7889" w:rsidRPr="00FD6110" w:rsidRDefault="00577174" w:rsidP="0077407F">
      <w:pPr>
        <w:pStyle w:val="BodyText"/>
        <w:spacing w:line="360" w:lineRule="auto"/>
        <w:ind w:firstLineChars="200" w:firstLine="480"/>
        <w:rPr>
          <w:rFonts w:ascii="DFKai-SB" w:eastAsia="DFKai-SB" w:hAnsi="DFKai-SB"/>
          <w:lang w:eastAsia="zh-TW"/>
        </w:rPr>
      </w:pPr>
      <w:r w:rsidRPr="00FD6110">
        <w:rPr>
          <w:rFonts w:ascii="DFKai-SB" w:eastAsia="DFKai-SB" w:hAnsi="DFKai-SB"/>
          <w:lang w:eastAsia="zh-TW"/>
        </w:rPr>
        <w:lastRenderedPageBreak/>
        <w:t>累積其他必修排名較為特別，修此類別課程的學生人數相對其他兩類較少，故可以發現圖</w:t>
      </w:r>
      <w:r w:rsidR="00F326BF">
        <w:rPr>
          <w:rFonts w:ascii="DFKai-SB" w:eastAsia="DFKai-SB" w:hAnsi="DFKai-SB"/>
          <w:lang w:eastAsia="zh-TW"/>
        </w:rPr>
        <w:t>2-</w:t>
      </w:r>
      <w:r w:rsidRPr="00FD6110">
        <w:rPr>
          <w:rFonts w:ascii="DFKai-SB" w:eastAsia="DFKai-SB" w:hAnsi="DFKai-SB"/>
          <w:lang w:eastAsia="zh-TW"/>
        </w:rPr>
        <w:t>7中，兩類型學生的排名中位數沒有比前幾類必修課程差異還大，不過還是可以看出二一生與非二一生之間存有差異。</w:t>
      </w:r>
    </w:p>
    <w:p w14:paraId="56F02CA9" w14:textId="0654B69E" w:rsidR="008B37A7" w:rsidRPr="00FD6110" w:rsidRDefault="008B37A7" w:rsidP="008B37A7">
      <w:pPr>
        <w:pStyle w:val="Caption"/>
        <w:keepNext/>
        <w:spacing w:line="360" w:lineRule="auto"/>
        <w:jc w:val="center"/>
        <w:rPr>
          <w:rFonts w:ascii="DFKai-SB" w:eastAsia="DFKai-SB" w:hAnsi="DFKai-SB"/>
          <w:i w:val="0"/>
          <w:lang w:eastAsia="zh-TW"/>
        </w:rPr>
      </w:pPr>
      <w:r w:rsidRPr="00FD6110">
        <w:rPr>
          <w:rFonts w:ascii="DFKai-SB" w:eastAsia="DFKai-SB" w:hAnsi="DFKai-SB" w:hint="eastAsia"/>
          <w:i w:val="0"/>
          <w:lang w:eastAsia="zh-TW"/>
        </w:rPr>
        <w:t>圖</w:t>
      </w:r>
      <w:r w:rsidRPr="00FD6110">
        <w:rPr>
          <w:rFonts w:ascii="DFKai-SB" w:eastAsia="DFKai-SB" w:hAnsi="DFKai-SB"/>
          <w:i w:val="0"/>
          <w:lang w:eastAsia="zh-TW"/>
        </w:rPr>
        <w:t>2</w:t>
      </w:r>
      <w:r w:rsidRPr="00FD6110">
        <w:rPr>
          <w:rFonts w:ascii="DFKai-SB" w:eastAsia="DFKai-SB" w:hAnsi="DFKai-SB" w:hint="eastAsia"/>
          <w:i w:val="0"/>
          <w:lang w:eastAsia="zh-TW"/>
        </w:rPr>
        <w:t>-</w:t>
      </w:r>
      <w:r w:rsidRPr="00FD6110">
        <w:rPr>
          <w:rFonts w:ascii="DFKai-SB" w:eastAsia="DFKai-SB" w:hAnsi="DFKai-SB"/>
          <w:i w:val="0"/>
        </w:rPr>
        <w:fldChar w:fldCharType="begin"/>
      </w:r>
      <w:r w:rsidRPr="00FD6110">
        <w:rPr>
          <w:rFonts w:ascii="DFKai-SB" w:eastAsia="DFKai-SB" w:hAnsi="DFKai-SB"/>
          <w:i w:val="0"/>
          <w:lang w:eastAsia="zh-TW"/>
        </w:rPr>
        <w:instrText xml:space="preserve"> </w:instrText>
      </w:r>
      <w:r w:rsidRPr="00FD6110">
        <w:rPr>
          <w:rFonts w:ascii="DFKai-SB" w:eastAsia="DFKai-SB" w:hAnsi="DFKai-SB" w:hint="eastAsia"/>
          <w:i w:val="0"/>
          <w:lang w:eastAsia="zh-TW"/>
        </w:rPr>
        <w:instrText>SEQ 圖4- \* ARABIC</w:instrText>
      </w:r>
      <w:r w:rsidRPr="00FD6110">
        <w:rPr>
          <w:rFonts w:ascii="DFKai-SB" w:eastAsia="DFKai-SB" w:hAnsi="DFKai-SB"/>
          <w:i w:val="0"/>
          <w:lang w:eastAsia="zh-TW"/>
        </w:rPr>
        <w:instrText xml:space="preserve"> </w:instrText>
      </w:r>
      <w:r w:rsidRPr="00FD6110">
        <w:rPr>
          <w:rFonts w:ascii="DFKai-SB" w:eastAsia="DFKai-SB" w:hAnsi="DFKai-SB"/>
          <w:i w:val="0"/>
        </w:rPr>
        <w:fldChar w:fldCharType="separate"/>
      </w:r>
      <w:r w:rsidR="00E87082">
        <w:rPr>
          <w:rFonts w:ascii="DFKai-SB" w:eastAsia="DFKai-SB" w:hAnsi="DFKai-SB"/>
          <w:i w:val="0"/>
          <w:noProof/>
          <w:lang w:eastAsia="zh-TW"/>
        </w:rPr>
        <w:t>8</w:t>
      </w:r>
      <w:r w:rsidRPr="00FD6110">
        <w:rPr>
          <w:rFonts w:ascii="DFKai-SB" w:eastAsia="DFKai-SB" w:hAnsi="DFKai-SB"/>
          <w:i w:val="0"/>
        </w:rPr>
        <w:fldChar w:fldCharType="end"/>
      </w:r>
      <w:r w:rsidRPr="00FD6110">
        <w:rPr>
          <w:rFonts w:ascii="DFKai-SB" w:eastAsia="DFKai-SB" w:hAnsi="DFKai-SB" w:hint="eastAsia"/>
          <w:i w:val="0"/>
          <w:lang w:eastAsia="zh-TW"/>
        </w:rPr>
        <w:t>：</w:t>
      </w:r>
      <w:r>
        <w:rPr>
          <w:rFonts w:ascii="DFKai-SB" w:eastAsia="DFKai-SB" w:hAnsi="DFKai-SB"/>
          <w:i w:val="0"/>
          <w:lang w:eastAsia="zh-TW"/>
        </w:rPr>
        <w:t>累積</w:t>
      </w:r>
      <w:r w:rsidR="00D9482D">
        <w:rPr>
          <w:rFonts w:ascii="DFKai-SB" w:eastAsia="DFKai-SB" w:hAnsi="DFKai-SB"/>
          <w:i w:val="0"/>
          <w:lang w:eastAsia="zh-TW"/>
        </w:rPr>
        <w:t>通識</w:t>
      </w:r>
      <w:r>
        <w:rPr>
          <w:rFonts w:ascii="DFKai-SB" w:eastAsia="DFKai-SB" w:hAnsi="DFKai-SB"/>
          <w:i w:val="0"/>
          <w:lang w:eastAsia="zh-TW"/>
        </w:rPr>
        <w:t>排名與學生二一</w:t>
      </w:r>
      <w:r>
        <w:rPr>
          <w:rFonts w:ascii="DFKai-SB" w:eastAsia="DFKai-SB" w:hAnsi="DFKai-SB" w:hint="eastAsia"/>
          <w:i w:val="0"/>
          <w:lang w:eastAsia="zh-TW"/>
        </w:rPr>
        <w:t>關係</w:t>
      </w:r>
      <w:r>
        <w:rPr>
          <w:rFonts w:ascii="DFKai-SB" w:eastAsia="DFKai-SB" w:hAnsi="DFKai-SB"/>
          <w:i w:val="0"/>
          <w:lang w:eastAsia="zh-TW"/>
        </w:rPr>
        <w:t>圖</w:t>
      </w:r>
    </w:p>
    <w:p w14:paraId="2837C73B" w14:textId="6C314A93" w:rsidR="00AF7889" w:rsidRPr="00FD6110" w:rsidRDefault="000B230D">
      <w:pPr>
        <w:pStyle w:val="BodyText"/>
        <w:rPr>
          <w:rFonts w:ascii="DFKai-SB" w:eastAsia="DFKai-SB" w:hAnsi="DFKai-SB"/>
        </w:rPr>
      </w:pPr>
      <w:r>
        <w:rPr>
          <w:rFonts w:ascii="DFKai-SB" w:eastAsia="DFKai-SB" w:hAnsi="DFKai-SB"/>
          <w:noProof/>
          <w:lang w:eastAsia="zh-TW"/>
        </w:rPr>
        <w:drawing>
          <wp:inline distT="0" distB="0" distL="0" distR="0" wp14:anchorId="3A06E303" wp14:editId="799CBBAC">
            <wp:extent cx="5486400" cy="338899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000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3388995"/>
                    </a:xfrm>
                    <a:prstGeom prst="rect">
                      <a:avLst/>
                    </a:prstGeom>
                  </pic:spPr>
                </pic:pic>
              </a:graphicData>
            </a:graphic>
          </wp:inline>
        </w:drawing>
      </w:r>
    </w:p>
    <w:p w14:paraId="7EE2EB43" w14:textId="1B448C76" w:rsidR="00AF7889" w:rsidRPr="00FD6110" w:rsidRDefault="00711D93" w:rsidP="00F01D55">
      <w:pPr>
        <w:pStyle w:val="BodyText"/>
        <w:spacing w:line="360" w:lineRule="auto"/>
        <w:ind w:firstLineChars="200" w:firstLine="480"/>
        <w:rPr>
          <w:rFonts w:ascii="DFKai-SB" w:eastAsia="DFKai-SB" w:hAnsi="DFKai-SB"/>
          <w:lang w:eastAsia="zh-TW"/>
        </w:rPr>
      </w:pPr>
      <w:r>
        <w:rPr>
          <w:rFonts w:ascii="DFKai-SB" w:eastAsia="DFKai-SB" w:hAnsi="DFKai-SB"/>
          <w:lang w:eastAsia="zh-TW"/>
        </w:rPr>
        <w:t>由</w:t>
      </w:r>
      <w:r w:rsidR="00577174" w:rsidRPr="00FD6110">
        <w:rPr>
          <w:rFonts w:ascii="DFKai-SB" w:eastAsia="DFKai-SB" w:hAnsi="DFKai-SB"/>
          <w:lang w:eastAsia="zh-TW"/>
        </w:rPr>
        <w:t>圖</w:t>
      </w:r>
      <w:r>
        <w:rPr>
          <w:rFonts w:ascii="DFKai-SB" w:eastAsia="DFKai-SB" w:hAnsi="DFKai-SB"/>
          <w:lang w:eastAsia="zh-TW"/>
        </w:rPr>
        <w:t>2-8可知，</w:t>
      </w:r>
      <w:r w:rsidR="00577174" w:rsidRPr="00FD6110">
        <w:rPr>
          <w:rFonts w:ascii="DFKai-SB" w:eastAsia="DFKai-SB" w:hAnsi="DFKai-SB"/>
          <w:lang w:eastAsia="zh-TW"/>
        </w:rPr>
        <w:t>被二一的學生類型通常為過往較不認真培養通識五大素養的學生，而發現此處中位數的差異比起累積通識被當比更為明顯，</w:t>
      </w:r>
      <w:r w:rsidR="009C4817">
        <w:rPr>
          <w:rFonts w:ascii="DFKai-SB" w:eastAsia="DFKai-SB" w:hAnsi="DFKai-SB" w:hint="eastAsia"/>
          <w:lang w:eastAsia="zh-TW"/>
        </w:rPr>
        <w:t>原</w:t>
      </w:r>
      <w:r w:rsidR="00577174" w:rsidRPr="00FD6110">
        <w:rPr>
          <w:rFonts w:ascii="DFKai-SB" w:eastAsia="DFKai-SB" w:hAnsi="DFKai-SB"/>
          <w:lang w:eastAsia="zh-TW"/>
        </w:rPr>
        <w:t>因為此類課程屬</w:t>
      </w:r>
      <w:r w:rsidR="00032E33">
        <w:rPr>
          <w:rFonts w:ascii="DFKai-SB" w:eastAsia="DFKai-SB" w:hAnsi="DFKai-SB"/>
          <w:lang w:eastAsia="zh-TW"/>
        </w:rPr>
        <w:t>於</w:t>
      </w:r>
      <w:r w:rsidR="00577174" w:rsidRPr="00FD6110">
        <w:rPr>
          <w:rFonts w:ascii="DFKai-SB" w:eastAsia="DFKai-SB" w:hAnsi="DFKai-SB"/>
          <w:lang w:eastAsia="zh-TW"/>
        </w:rPr>
        <w:t>較不易當人的類型，且其選課彈性也比其他類型的科目都來得大，中位數的差異於被當比中是無法被觀察到的。</w:t>
      </w:r>
    </w:p>
    <w:p w14:paraId="611EEBBE" w14:textId="41DEC535" w:rsidR="00ED62E6" w:rsidRPr="00FD6110" w:rsidRDefault="00ED62E6" w:rsidP="00ED62E6">
      <w:pPr>
        <w:pStyle w:val="Caption"/>
        <w:keepNext/>
        <w:spacing w:line="360" w:lineRule="auto"/>
        <w:jc w:val="center"/>
        <w:rPr>
          <w:rFonts w:ascii="DFKai-SB" w:eastAsia="DFKai-SB" w:hAnsi="DFKai-SB"/>
          <w:i w:val="0"/>
          <w:lang w:eastAsia="zh-TW"/>
        </w:rPr>
      </w:pPr>
      <w:r w:rsidRPr="00FD6110">
        <w:rPr>
          <w:rFonts w:ascii="DFKai-SB" w:eastAsia="DFKai-SB" w:hAnsi="DFKai-SB" w:hint="eastAsia"/>
          <w:i w:val="0"/>
          <w:lang w:eastAsia="zh-TW"/>
        </w:rPr>
        <w:lastRenderedPageBreak/>
        <w:t>圖</w:t>
      </w:r>
      <w:r w:rsidRPr="00FD6110">
        <w:rPr>
          <w:rFonts w:ascii="DFKai-SB" w:eastAsia="DFKai-SB" w:hAnsi="DFKai-SB"/>
          <w:i w:val="0"/>
          <w:lang w:eastAsia="zh-TW"/>
        </w:rPr>
        <w:t>2</w:t>
      </w:r>
      <w:r w:rsidRPr="00FD6110">
        <w:rPr>
          <w:rFonts w:ascii="DFKai-SB" w:eastAsia="DFKai-SB" w:hAnsi="DFKai-SB" w:hint="eastAsia"/>
          <w:i w:val="0"/>
          <w:lang w:eastAsia="zh-TW"/>
        </w:rPr>
        <w:t>-</w:t>
      </w:r>
      <w:r w:rsidRPr="00FD6110">
        <w:rPr>
          <w:rFonts w:ascii="DFKai-SB" w:eastAsia="DFKai-SB" w:hAnsi="DFKai-SB"/>
          <w:i w:val="0"/>
        </w:rPr>
        <w:fldChar w:fldCharType="begin"/>
      </w:r>
      <w:r w:rsidRPr="00FD6110">
        <w:rPr>
          <w:rFonts w:ascii="DFKai-SB" w:eastAsia="DFKai-SB" w:hAnsi="DFKai-SB"/>
          <w:i w:val="0"/>
          <w:lang w:eastAsia="zh-TW"/>
        </w:rPr>
        <w:instrText xml:space="preserve"> </w:instrText>
      </w:r>
      <w:r w:rsidRPr="00FD6110">
        <w:rPr>
          <w:rFonts w:ascii="DFKai-SB" w:eastAsia="DFKai-SB" w:hAnsi="DFKai-SB" w:hint="eastAsia"/>
          <w:i w:val="0"/>
          <w:lang w:eastAsia="zh-TW"/>
        </w:rPr>
        <w:instrText>SEQ 圖4- \* ARABIC</w:instrText>
      </w:r>
      <w:r w:rsidRPr="00FD6110">
        <w:rPr>
          <w:rFonts w:ascii="DFKai-SB" w:eastAsia="DFKai-SB" w:hAnsi="DFKai-SB"/>
          <w:i w:val="0"/>
          <w:lang w:eastAsia="zh-TW"/>
        </w:rPr>
        <w:instrText xml:space="preserve"> </w:instrText>
      </w:r>
      <w:r w:rsidRPr="00FD6110">
        <w:rPr>
          <w:rFonts w:ascii="DFKai-SB" w:eastAsia="DFKai-SB" w:hAnsi="DFKai-SB"/>
          <w:i w:val="0"/>
        </w:rPr>
        <w:fldChar w:fldCharType="separate"/>
      </w:r>
      <w:r w:rsidR="00E87082">
        <w:rPr>
          <w:rFonts w:ascii="DFKai-SB" w:eastAsia="DFKai-SB" w:hAnsi="DFKai-SB"/>
          <w:i w:val="0"/>
          <w:noProof/>
          <w:lang w:eastAsia="zh-TW"/>
        </w:rPr>
        <w:t>9</w:t>
      </w:r>
      <w:r w:rsidRPr="00FD6110">
        <w:rPr>
          <w:rFonts w:ascii="DFKai-SB" w:eastAsia="DFKai-SB" w:hAnsi="DFKai-SB"/>
          <w:i w:val="0"/>
        </w:rPr>
        <w:fldChar w:fldCharType="end"/>
      </w:r>
      <w:r w:rsidRPr="00FD6110">
        <w:rPr>
          <w:rFonts w:ascii="DFKai-SB" w:eastAsia="DFKai-SB" w:hAnsi="DFKai-SB" w:hint="eastAsia"/>
          <w:i w:val="0"/>
          <w:lang w:eastAsia="zh-TW"/>
        </w:rPr>
        <w:t>：</w:t>
      </w:r>
      <w:r>
        <w:rPr>
          <w:rFonts w:ascii="DFKai-SB" w:eastAsia="DFKai-SB" w:hAnsi="DFKai-SB"/>
          <w:i w:val="0"/>
          <w:lang w:eastAsia="zh-TW"/>
        </w:rPr>
        <w:t>累積</w:t>
      </w:r>
      <w:r w:rsidR="008178F9">
        <w:rPr>
          <w:rFonts w:ascii="DFKai-SB" w:eastAsia="DFKai-SB" w:hAnsi="DFKai-SB"/>
          <w:i w:val="0"/>
          <w:lang w:eastAsia="zh-TW"/>
        </w:rPr>
        <w:t>選</w:t>
      </w:r>
      <w:r>
        <w:rPr>
          <w:rFonts w:ascii="DFKai-SB" w:eastAsia="DFKai-SB" w:hAnsi="DFKai-SB"/>
          <w:i w:val="0"/>
          <w:lang w:eastAsia="zh-TW"/>
        </w:rPr>
        <w:t>修排名與學生二一</w:t>
      </w:r>
      <w:r>
        <w:rPr>
          <w:rFonts w:ascii="DFKai-SB" w:eastAsia="DFKai-SB" w:hAnsi="DFKai-SB" w:hint="eastAsia"/>
          <w:i w:val="0"/>
          <w:lang w:eastAsia="zh-TW"/>
        </w:rPr>
        <w:t>關係</w:t>
      </w:r>
      <w:r>
        <w:rPr>
          <w:rFonts w:ascii="DFKai-SB" w:eastAsia="DFKai-SB" w:hAnsi="DFKai-SB"/>
          <w:i w:val="0"/>
          <w:lang w:eastAsia="zh-TW"/>
        </w:rPr>
        <w:t>圖</w:t>
      </w:r>
    </w:p>
    <w:p w14:paraId="62685875" w14:textId="78B73CE4" w:rsidR="00AF7889" w:rsidRPr="00FD6110" w:rsidRDefault="008178F9">
      <w:pPr>
        <w:pStyle w:val="BodyText"/>
        <w:rPr>
          <w:rFonts w:ascii="DFKai-SB" w:eastAsia="DFKai-SB" w:hAnsi="DFKai-SB"/>
        </w:rPr>
      </w:pPr>
      <w:r>
        <w:rPr>
          <w:rFonts w:ascii="DFKai-SB" w:eastAsia="DFKai-SB" w:hAnsi="DFKai-SB"/>
          <w:noProof/>
          <w:lang w:eastAsia="zh-TW"/>
        </w:rPr>
        <w:drawing>
          <wp:inline distT="0" distB="0" distL="0" distR="0" wp14:anchorId="28A7E892" wp14:editId="360FAB68">
            <wp:extent cx="5486400" cy="338899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0000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3388995"/>
                    </a:xfrm>
                    <a:prstGeom prst="rect">
                      <a:avLst/>
                    </a:prstGeom>
                  </pic:spPr>
                </pic:pic>
              </a:graphicData>
            </a:graphic>
          </wp:inline>
        </w:drawing>
      </w:r>
    </w:p>
    <w:p w14:paraId="581668BA" w14:textId="47A91844" w:rsidR="00AF7889" w:rsidRPr="00FD6110" w:rsidRDefault="00577174" w:rsidP="003F0020">
      <w:pPr>
        <w:pStyle w:val="BodyText"/>
        <w:spacing w:line="360" w:lineRule="auto"/>
        <w:ind w:firstLineChars="200" w:firstLine="480"/>
        <w:rPr>
          <w:rFonts w:ascii="DFKai-SB" w:eastAsia="DFKai-SB" w:hAnsi="DFKai-SB"/>
          <w:lang w:eastAsia="zh-TW"/>
        </w:rPr>
      </w:pPr>
      <w:r w:rsidRPr="00FD6110">
        <w:rPr>
          <w:rFonts w:ascii="DFKai-SB" w:eastAsia="DFKai-SB" w:hAnsi="DFKai-SB"/>
          <w:lang w:eastAsia="zh-TW"/>
        </w:rPr>
        <w:t>圖</w:t>
      </w:r>
      <w:r w:rsidR="000B71CB">
        <w:rPr>
          <w:rFonts w:ascii="DFKai-SB" w:eastAsia="DFKai-SB" w:hAnsi="DFKai-SB"/>
          <w:lang w:eastAsia="zh-TW"/>
        </w:rPr>
        <w:t>2-</w:t>
      </w:r>
      <w:r w:rsidRPr="00FD6110">
        <w:rPr>
          <w:rFonts w:ascii="DFKai-SB" w:eastAsia="DFKai-SB" w:hAnsi="DFKai-SB"/>
          <w:lang w:eastAsia="zh-TW"/>
        </w:rPr>
        <w:t>9為累積選修排名，兩類學生差異很大，</w:t>
      </w:r>
      <w:r w:rsidR="004004A0">
        <w:rPr>
          <w:rFonts w:ascii="DFKai-SB" w:eastAsia="DFKai-SB" w:hAnsi="DFKai-SB"/>
          <w:lang w:eastAsia="zh-TW"/>
        </w:rPr>
        <w:t>可以作</w:t>
      </w:r>
      <w:r w:rsidRPr="00FD6110">
        <w:rPr>
          <w:rFonts w:ascii="DFKai-SB" w:eastAsia="DFKai-SB" w:hAnsi="DFKai-SB"/>
          <w:lang w:eastAsia="zh-TW"/>
        </w:rPr>
        <w:t>為一</w:t>
      </w:r>
      <w:r w:rsidR="00474ABF">
        <w:rPr>
          <w:rFonts w:ascii="DFKai-SB" w:eastAsia="DFKai-SB" w:hAnsi="DFKai-SB"/>
          <w:lang w:eastAsia="zh-TW"/>
        </w:rPr>
        <w:t>個</w:t>
      </w:r>
      <w:r w:rsidRPr="00FD6110">
        <w:rPr>
          <w:rFonts w:ascii="DFKai-SB" w:eastAsia="DFKai-SB" w:hAnsi="DFKai-SB"/>
          <w:lang w:eastAsia="zh-TW"/>
        </w:rPr>
        <w:t>很好的預測變數。</w:t>
      </w:r>
    </w:p>
    <w:p w14:paraId="6EBC9ACF" w14:textId="77777777" w:rsidR="00AF7889" w:rsidRPr="00FD6110" w:rsidRDefault="00577174" w:rsidP="003F0020">
      <w:pPr>
        <w:pStyle w:val="BodyText"/>
        <w:spacing w:line="360" w:lineRule="auto"/>
        <w:ind w:firstLineChars="200" w:firstLine="480"/>
        <w:rPr>
          <w:rFonts w:ascii="DFKai-SB" w:eastAsia="DFKai-SB" w:hAnsi="DFKai-SB"/>
          <w:lang w:eastAsia="zh-TW"/>
        </w:rPr>
      </w:pPr>
      <w:r w:rsidRPr="00FD6110">
        <w:rPr>
          <w:rFonts w:ascii="DFKai-SB" w:eastAsia="DFKai-SB" w:hAnsi="DFKai-SB"/>
          <w:lang w:eastAsia="zh-TW"/>
        </w:rPr>
        <w:t>通識課程與共同必修課程這類型的課程，相對於其他課程較不會出現當人的狀況，而導致我們在累積被當比小節中，累積被當比例的中位數二一生與非二一生皆為0，而在本節成績衡量當中，經過排序可以進一步劃分出，學生的排名狀況，藉由排名狀況的差異可以補捉到兩類學生的差異性，故將此類成績衡量變數作為一預測變數是合適的。下小節進入預測學期當學期可以提供何種訊息，即站在學期初我們要預測一位學生，除了前幾期特徵外，還有哪些特徵是可以得到的。</w:t>
      </w:r>
    </w:p>
    <w:p w14:paraId="548BDEF9" w14:textId="4757B921" w:rsidR="00AF7889" w:rsidRPr="00AD32AD" w:rsidRDefault="001C1D33">
      <w:pPr>
        <w:pStyle w:val="Heading3"/>
        <w:rPr>
          <w:rFonts w:ascii="DFKai-SB" w:eastAsia="DFKai-SB" w:hAnsi="DFKai-SB"/>
          <w:sz w:val="32"/>
          <w:szCs w:val="32"/>
        </w:rPr>
      </w:pPr>
      <w:r w:rsidRPr="00AD32AD">
        <w:rPr>
          <w:rFonts w:ascii="DFKai-SB" w:eastAsia="DFKai-SB" w:hAnsi="DFKai-SB"/>
          <w:sz w:val="32"/>
          <w:szCs w:val="32"/>
          <w:lang w:eastAsia="zh-TW"/>
        </w:rPr>
        <w:t xml:space="preserve"> </w:t>
      </w:r>
      <w:bookmarkStart w:id="48" w:name="_Toc14374329"/>
      <w:proofErr w:type="spellStart"/>
      <w:r w:rsidR="00577174" w:rsidRPr="00AD32AD">
        <w:rPr>
          <w:rFonts w:ascii="DFKai-SB" w:eastAsia="DFKai-SB" w:hAnsi="DFKai-SB"/>
          <w:sz w:val="32"/>
          <w:szCs w:val="32"/>
        </w:rPr>
        <w:t>預測學期當學期訊息</w:t>
      </w:r>
      <w:bookmarkEnd w:id="48"/>
      <w:proofErr w:type="spellEnd"/>
    </w:p>
    <w:p w14:paraId="14F5E654" w14:textId="77777777" w:rsidR="00AF7889" w:rsidRPr="00FD6110" w:rsidRDefault="00577174" w:rsidP="007A69EE">
      <w:pPr>
        <w:pStyle w:val="FirstParagraph"/>
        <w:spacing w:line="360" w:lineRule="auto"/>
        <w:ind w:firstLineChars="200" w:firstLine="480"/>
        <w:rPr>
          <w:rFonts w:ascii="DFKai-SB" w:eastAsia="DFKai-SB" w:hAnsi="DFKai-SB"/>
          <w:lang w:eastAsia="zh-TW"/>
        </w:rPr>
      </w:pPr>
      <w:r w:rsidRPr="00FD6110">
        <w:rPr>
          <w:rFonts w:ascii="DFKai-SB" w:eastAsia="DFKai-SB" w:hAnsi="DFKai-SB"/>
          <w:lang w:eastAsia="zh-TW"/>
        </w:rPr>
        <w:t>研究目的為預測當學期結束前預測該生二一狀況，所以學生當學期所排定的學業課程繁重度也是重要的訊息。</w:t>
      </w:r>
    </w:p>
    <w:p w14:paraId="0EBCD384" w14:textId="34F0AA9E" w:rsidR="006666D7" w:rsidRDefault="00577174" w:rsidP="007A69EE">
      <w:pPr>
        <w:pStyle w:val="BodyText"/>
        <w:spacing w:line="360" w:lineRule="auto"/>
        <w:ind w:firstLineChars="200" w:firstLine="480"/>
        <w:rPr>
          <w:rFonts w:ascii="DFKai-SB" w:eastAsia="DFKai-SB" w:hAnsi="DFKai-SB"/>
          <w:lang w:eastAsia="zh-TW"/>
        </w:rPr>
      </w:pPr>
      <w:r w:rsidRPr="00FD6110">
        <w:rPr>
          <w:rFonts w:ascii="DFKai-SB" w:eastAsia="DFKai-SB" w:hAnsi="DFKai-SB"/>
          <w:lang w:eastAsia="zh-TW"/>
        </w:rPr>
        <w:t>在學期尚未結束前我們能夠得知關於該學期特徵的資訊僅有該學期必修數、選修數、通識數此類修課狀況特徵，為了能夠有效衡量學生在該學期修課的繁重程度，衡量方式將依據不同類型課程而有所差異，此處必修課類中僅拆成兩小類；專業與</w:t>
      </w:r>
      <w:r w:rsidRPr="00FD6110">
        <w:rPr>
          <w:rFonts w:ascii="DFKai-SB" w:eastAsia="DFKai-SB" w:hAnsi="DFKai-SB"/>
          <w:lang w:eastAsia="zh-TW"/>
        </w:rPr>
        <w:lastRenderedPageBreak/>
        <w:t xml:space="preserve">其他必修以及共同必修，主因為其他必修類別課程通常為外系的專業必修課程，其帶來的繁重程度與專業必修是相同的，故在此節中，屬同類型課程。 </w:t>
      </w:r>
    </w:p>
    <w:p w14:paraId="2FBEA16D" w14:textId="77777777" w:rsidR="006666D7" w:rsidRDefault="00577174" w:rsidP="007A69EE">
      <w:pPr>
        <w:pStyle w:val="BodyText"/>
        <w:spacing w:line="360" w:lineRule="auto"/>
        <w:ind w:firstLineChars="200" w:firstLine="480"/>
        <w:rPr>
          <w:rFonts w:ascii="DFKai-SB" w:eastAsia="DFKai-SB" w:hAnsi="DFKai-SB"/>
          <w:lang w:eastAsia="zh-TW"/>
        </w:rPr>
      </w:pPr>
      <w:r w:rsidRPr="00FD6110">
        <w:rPr>
          <w:rFonts w:ascii="DFKai-SB" w:eastAsia="DFKai-SB" w:hAnsi="DFKai-SB"/>
          <w:lang w:eastAsia="zh-TW"/>
        </w:rPr>
        <w:t xml:space="preserve">專業與其他必修課程的衡量特徵是，以當學期修了多少專業必修課程與其他必修課程總和，除以學生於本系畢業時應修的專業必修課數，此特徵衡量的概念是，學生在當學期選的專業必修課數（包含本系與外系）佔了多少畢業時所需的必修課數，此值越高代表，當學期的專業必修課程（包含本系與外系）繁重度越高。 </w:t>
      </w:r>
    </w:p>
    <w:p w14:paraId="2149A13A" w14:textId="77777777" w:rsidR="006666D7" w:rsidRDefault="00577174" w:rsidP="007A69EE">
      <w:pPr>
        <w:pStyle w:val="BodyText"/>
        <w:spacing w:line="360" w:lineRule="auto"/>
        <w:ind w:firstLineChars="200" w:firstLine="480"/>
        <w:rPr>
          <w:rFonts w:ascii="DFKai-SB" w:eastAsia="DFKai-SB" w:hAnsi="DFKai-SB"/>
          <w:lang w:eastAsia="zh-TW"/>
        </w:rPr>
      </w:pPr>
      <w:r w:rsidRPr="00FD6110">
        <w:rPr>
          <w:rFonts w:ascii="DFKai-SB" w:eastAsia="DFKai-SB" w:hAnsi="DFKai-SB"/>
          <w:lang w:eastAsia="zh-TW"/>
        </w:rPr>
        <w:t xml:space="preserve">共同必修衡量特徵是以當學期共同必修修課數除以十一，其原因為校方規定畢業時必須修完上下學期共十一門共同必修課，分別為國文上下學期、英文上下學期、英文聽講一學期、歷史上下學期以及體育四學期。 </w:t>
      </w:r>
    </w:p>
    <w:p w14:paraId="3C7CC8C1" w14:textId="77777777" w:rsidR="006666D7" w:rsidRDefault="00577174" w:rsidP="007A69EE">
      <w:pPr>
        <w:pStyle w:val="BodyText"/>
        <w:spacing w:line="360" w:lineRule="auto"/>
        <w:ind w:firstLineChars="200" w:firstLine="480"/>
        <w:rPr>
          <w:rFonts w:ascii="DFKai-SB" w:eastAsia="DFKai-SB" w:hAnsi="DFKai-SB"/>
          <w:lang w:eastAsia="zh-TW"/>
        </w:rPr>
      </w:pPr>
      <w:r w:rsidRPr="00FD6110">
        <w:rPr>
          <w:rFonts w:ascii="DFKai-SB" w:eastAsia="DFKai-SB" w:hAnsi="DFKai-SB"/>
          <w:lang w:eastAsia="zh-TW"/>
        </w:rPr>
        <w:t xml:space="preserve">通識類課程衡量方式是以當學期通識修課數除以十二，統一除以十二原因為，校方規定最低畢業門檻為修滿上下學期共十二門通識課。 </w:t>
      </w:r>
    </w:p>
    <w:p w14:paraId="3891DF43" w14:textId="1A2E7B24" w:rsidR="00AF7889" w:rsidRPr="00FD6110" w:rsidRDefault="00577174" w:rsidP="007A69EE">
      <w:pPr>
        <w:pStyle w:val="BodyText"/>
        <w:spacing w:line="360" w:lineRule="auto"/>
        <w:ind w:firstLineChars="200" w:firstLine="480"/>
        <w:rPr>
          <w:rFonts w:ascii="DFKai-SB" w:eastAsia="DFKai-SB" w:hAnsi="DFKai-SB"/>
          <w:lang w:eastAsia="zh-TW"/>
        </w:rPr>
      </w:pPr>
      <w:r w:rsidRPr="00FD6110">
        <w:rPr>
          <w:rFonts w:ascii="DFKai-SB" w:eastAsia="DFKai-SB" w:hAnsi="DFKai-SB"/>
          <w:lang w:eastAsia="zh-TW"/>
        </w:rPr>
        <w:t>選修類型課程的衡量較為特殊，因各系所要求的畢業學分不同、必修數</w:t>
      </w:r>
      <w:r w:rsidR="003456E5">
        <w:rPr>
          <w:rFonts w:ascii="DFKai-SB" w:eastAsia="DFKai-SB" w:hAnsi="DFKai-SB"/>
          <w:lang w:eastAsia="zh-TW"/>
        </w:rPr>
        <w:t>也不同，所以算法為，以當學期選修修課數除以，該位學生班上同學於畢業時</w:t>
      </w:r>
      <w:r w:rsidRPr="00FD6110">
        <w:rPr>
          <w:rFonts w:ascii="DFKai-SB" w:eastAsia="DFKai-SB" w:hAnsi="DFKai-SB"/>
          <w:lang w:eastAsia="zh-TW"/>
        </w:rPr>
        <w:t>，所選修之選修課數的中位數；以此中位數代替畢業時選修規定堂數的真實值。</w:t>
      </w:r>
    </w:p>
    <w:p w14:paraId="17FB9607" w14:textId="4432EB41" w:rsidR="00A261BB" w:rsidRPr="00FD6110" w:rsidRDefault="00A261BB" w:rsidP="00A261BB">
      <w:pPr>
        <w:pStyle w:val="Caption"/>
        <w:keepNext/>
        <w:spacing w:line="360" w:lineRule="auto"/>
        <w:jc w:val="center"/>
        <w:rPr>
          <w:rFonts w:ascii="DFKai-SB" w:eastAsia="DFKai-SB" w:hAnsi="DFKai-SB"/>
          <w:i w:val="0"/>
          <w:lang w:eastAsia="zh-TW"/>
        </w:rPr>
      </w:pPr>
      <w:r w:rsidRPr="00FD6110">
        <w:rPr>
          <w:rFonts w:ascii="DFKai-SB" w:eastAsia="DFKai-SB" w:hAnsi="DFKai-SB" w:hint="eastAsia"/>
          <w:i w:val="0"/>
          <w:lang w:eastAsia="zh-TW"/>
        </w:rPr>
        <w:lastRenderedPageBreak/>
        <w:t>圖</w:t>
      </w:r>
      <w:r w:rsidRPr="00FD6110">
        <w:rPr>
          <w:rFonts w:ascii="DFKai-SB" w:eastAsia="DFKai-SB" w:hAnsi="DFKai-SB"/>
          <w:i w:val="0"/>
          <w:lang w:eastAsia="zh-TW"/>
        </w:rPr>
        <w:t>2</w:t>
      </w:r>
      <w:r w:rsidRPr="00FD6110">
        <w:rPr>
          <w:rFonts w:ascii="DFKai-SB" w:eastAsia="DFKai-SB" w:hAnsi="DFKai-SB" w:hint="eastAsia"/>
          <w:i w:val="0"/>
          <w:lang w:eastAsia="zh-TW"/>
        </w:rPr>
        <w:t>-</w:t>
      </w:r>
      <w:r w:rsidRPr="00FD6110">
        <w:rPr>
          <w:rFonts w:ascii="DFKai-SB" w:eastAsia="DFKai-SB" w:hAnsi="DFKai-SB"/>
          <w:i w:val="0"/>
        </w:rPr>
        <w:fldChar w:fldCharType="begin"/>
      </w:r>
      <w:r w:rsidRPr="00FD6110">
        <w:rPr>
          <w:rFonts w:ascii="DFKai-SB" w:eastAsia="DFKai-SB" w:hAnsi="DFKai-SB"/>
          <w:i w:val="0"/>
          <w:lang w:eastAsia="zh-TW"/>
        </w:rPr>
        <w:instrText xml:space="preserve"> </w:instrText>
      </w:r>
      <w:r w:rsidRPr="00FD6110">
        <w:rPr>
          <w:rFonts w:ascii="DFKai-SB" w:eastAsia="DFKai-SB" w:hAnsi="DFKai-SB" w:hint="eastAsia"/>
          <w:i w:val="0"/>
          <w:lang w:eastAsia="zh-TW"/>
        </w:rPr>
        <w:instrText>SEQ 圖4- \* ARABIC</w:instrText>
      </w:r>
      <w:r w:rsidRPr="00FD6110">
        <w:rPr>
          <w:rFonts w:ascii="DFKai-SB" w:eastAsia="DFKai-SB" w:hAnsi="DFKai-SB"/>
          <w:i w:val="0"/>
          <w:lang w:eastAsia="zh-TW"/>
        </w:rPr>
        <w:instrText xml:space="preserve"> </w:instrText>
      </w:r>
      <w:r w:rsidRPr="00FD6110">
        <w:rPr>
          <w:rFonts w:ascii="DFKai-SB" w:eastAsia="DFKai-SB" w:hAnsi="DFKai-SB"/>
          <w:i w:val="0"/>
        </w:rPr>
        <w:fldChar w:fldCharType="separate"/>
      </w:r>
      <w:r w:rsidR="00E87082">
        <w:rPr>
          <w:rFonts w:ascii="DFKai-SB" w:eastAsia="DFKai-SB" w:hAnsi="DFKai-SB"/>
          <w:i w:val="0"/>
          <w:noProof/>
          <w:lang w:eastAsia="zh-TW"/>
        </w:rPr>
        <w:t>10</w:t>
      </w:r>
      <w:r w:rsidRPr="00FD6110">
        <w:rPr>
          <w:rFonts w:ascii="DFKai-SB" w:eastAsia="DFKai-SB" w:hAnsi="DFKai-SB"/>
          <w:i w:val="0"/>
        </w:rPr>
        <w:fldChar w:fldCharType="end"/>
      </w:r>
      <w:r w:rsidRPr="00FD6110">
        <w:rPr>
          <w:rFonts w:ascii="DFKai-SB" w:eastAsia="DFKai-SB" w:hAnsi="DFKai-SB" w:hint="eastAsia"/>
          <w:i w:val="0"/>
          <w:lang w:eastAsia="zh-TW"/>
        </w:rPr>
        <w:t>：</w:t>
      </w:r>
      <w:r w:rsidR="001E1376">
        <w:rPr>
          <w:rFonts w:ascii="DFKai-SB" w:eastAsia="DFKai-SB" w:hAnsi="DFKai-SB"/>
          <w:i w:val="0"/>
          <w:lang w:eastAsia="zh-TW"/>
        </w:rPr>
        <w:t>修課比例</w:t>
      </w:r>
      <w:r>
        <w:rPr>
          <w:rFonts w:ascii="DFKai-SB" w:eastAsia="DFKai-SB" w:hAnsi="DFKai-SB"/>
          <w:i w:val="0"/>
          <w:lang w:eastAsia="zh-TW"/>
        </w:rPr>
        <w:t>與學生二一</w:t>
      </w:r>
      <w:r>
        <w:rPr>
          <w:rFonts w:ascii="DFKai-SB" w:eastAsia="DFKai-SB" w:hAnsi="DFKai-SB" w:hint="eastAsia"/>
          <w:i w:val="0"/>
          <w:lang w:eastAsia="zh-TW"/>
        </w:rPr>
        <w:t>關係</w:t>
      </w:r>
      <w:r>
        <w:rPr>
          <w:rFonts w:ascii="DFKai-SB" w:eastAsia="DFKai-SB" w:hAnsi="DFKai-SB"/>
          <w:i w:val="0"/>
          <w:lang w:eastAsia="zh-TW"/>
        </w:rPr>
        <w:t>圖</w:t>
      </w:r>
    </w:p>
    <w:p w14:paraId="4F2ED066" w14:textId="1149996A" w:rsidR="00AF7889" w:rsidRPr="00FD6110" w:rsidRDefault="00EC7F97">
      <w:pPr>
        <w:pStyle w:val="BodyText"/>
        <w:rPr>
          <w:rFonts w:ascii="DFKai-SB" w:eastAsia="DFKai-SB" w:hAnsi="DFKai-SB"/>
        </w:rPr>
      </w:pPr>
      <w:r>
        <w:rPr>
          <w:rFonts w:ascii="DFKai-SB" w:eastAsia="DFKai-SB" w:hAnsi="DFKai-SB"/>
          <w:noProof/>
          <w:lang w:eastAsia="zh-TW"/>
        </w:rPr>
        <w:drawing>
          <wp:inline distT="0" distB="0" distL="0" distR="0" wp14:anchorId="4F8F2F54" wp14:editId="3A8C1E48">
            <wp:extent cx="5486400" cy="338899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000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3388995"/>
                    </a:xfrm>
                    <a:prstGeom prst="rect">
                      <a:avLst/>
                    </a:prstGeom>
                  </pic:spPr>
                </pic:pic>
              </a:graphicData>
            </a:graphic>
          </wp:inline>
        </w:drawing>
      </w:r>
    </w:p>
    <w:p w14:paraId="51FDC8B2" w14:textId="2F47E9CD" w:rsidR="00AF7889" w:rsidRPr="00FD6110" w:rsidRDefault="00577174" w:rsidP="00687338">
      <w:pPr>
        <w:pStyle w:val="BodyText"/>
        <w:spacing w:line="360" w:lineRule="auto"/>
        <w:ind w:firstLineChars="200" w:firstLine="480"/>
        <w:rPr>
          <w:rFonts w:ascii="DFKai-SB" w:eastAsia="DFKai-SB" w:hAnsi="DFKai-SB"/>
          <w:lang w:eastAsia="zh-TW"/>
        </w:rPr>
      </w:pPr>
      <w:r w:rsidRPr="00FD6110">
        <w:rPr>
          <w:rFonts w:ascii="DFKai-SB" w:eastAsia="DFKai-SB" w:hAnsi="DFKai-SB"/>
          <w:lang w:eastAsia="zh-TW"/>
        </w:rPr>
        <w:t>圖</w:t>
      </w:r>
      <w:r w:rsidR="00B32111">
        <w:rPr>
          <w:rFonts w:ascii="DFKai-SB" w:eastAsia="DFKai-SB" w:hAnsi="DFKai-SB"/>
          <w:lang w:eastAsia="zh-TW"/>
        </w:rPr>
        <w:t>2-</w:t>
      </w:r>
      <w:r w:rsidRPr="00FD6110">
        <w:rPr>
          <w:rFonts w:ascii="DFKai-SB" w:eastAsia="DFKai-SB" w:hAnsi="DFKai-SB"/>
          <w:lang w:eastAsia="zh-TW"/>
        </w:rPr>
        <w:t>10中，除了該學期選修修課比例可以看出中位數擁有較明顯的差異外，其餘變數相對來說看不出趨勢為何，故推論，修課的繁重程度對於學生的影響沒有太明顯，作為一個好的預測變數，必須能夠在兩類學生中清楚得看出差異，而該期選修修課比例在此方面表現良好，故僅放入選修修課比例作為預測變數。</w:t>
      </w:r>
    </w:p>
    <w:p w14:paraId="1009473C" w14:textId="77777777" w:rsidR="00AF7889" w:rsidRPr="00FD6110" w:rsidRDefault="00577174" w:rsidP="00687338">
      <w:pPr>
        <w:pStyle w:val="BodyText"/>
        <w:spacing w:line="360" w:lineRule="auto"/>
        <w:ind w:firstLineChars="200" w:firstLine="480"/>
        <w:rPr>
          <w:rFonts w:ascii="DFKai-SB" w:eastAsia="DFKai-SB" w:hAnsi="DFKai-SB"/>
          <w:lang w:eastAsia="zh-TW"/>
        </w:rPr>
      </w:pPr>
      <w:r w:rsidRPr="00FD6110">
        <w:rPr>
          <w:rFonts w:ascii="DFKai-SB" w:eastAsia="DFKai-SB" w:hAnsi="DFKai-SB"/>
          <w:lang w:eastAsia="zh-TW"/>
        </w:rPr>
        <w:t>綜合以上皆在討論成績與修課方面的特徵，而研究顯示，同儕對於學生學習也存有很大的關係，下小節將討論同儕面向所帶來的影響。</w:t>
      </w:r>
    </w:p>
    <w:p w14:paraId="4EFE71DB" w14:textId="77777777" w:rsidR="00AF7889" w:rsidRPr="008168F0" w:rsidRDefault="00577174">
      <w:pPr>
        <w:pStyle w:val="Heading4"/>
        <w:rPr>
          <w:rFonts w:ascii="DFKai-SB" w:eastAsia="DFKai-SB" w:hAnsi="DFKai-SB"/>
          <w:sz w:val="28"/>
          <w:szCs w:val="28"/>
        </w:rPr>
      </w:pPr>
      <w:proofErr w:type="spellStart"/>
      <w:r w:rsidRPr="008168F0">
        <w:rPr>
          <w:rFonts w:ascii="DFKai-SB" w:eastAsia="DFKai-SB" w:hAnsi="DFKai-SB"/>
          <w:sz w:val="28"/>
          <w:szCs w:val="28"/>
        </w:rPr>
        <w:t>群聚指標解釋變數</w:t>
      </w:r>
      <w:proofErr w:type="spellEnd"/>
    </w:p>
    <w:p w14:paraId="1262CD15" w14:textId="73D6B710" w:rsidR="00AF7889" w:rsidRPr="00FD6110" w:rsidRDefault="00577174" w:rsidP="0006316B">
      <w:pPr>
        <w:pStyle w:val="FirstParagraph"/>
        <w:spacing w:line="360" w:lineRule="auto"/>
        <w:ind w:firstLineChars="200" w:firstLine="480"/>
        <w:rPr>
          <w:rFonts w:ascii="DFKai-SB" w:eastAsia="DFKai-SB" w:hAnsi="DFKai-SB"/>
          <w:lang w:eastAsia="zh-TW"/>
        </w:rPr>
      </w:pPr>
      <w:r w:rsidRPr="00FD6110">
        <w:rPr>
          <w:rFonts w:ascii="DFKai-SB" w:eastAsia="DFKai-SB" w:hAnsi="DFKai-SB"/>
          <w:lang w:eastAsia="zh-TW"/>
        </w:rPr>
        <w:t>被二一的學生除了成績上的原因以外，也很有可能是心理層面上的問題，部分被二一的學生會想逃</w:t>
      </w:r>
      <w:r w:rsidR="00A60ECC" w:rsidRPr="00FD6110">
        <w:rPr>
          <w:rFonts w:ascii="DFKai-SB" w:eastAsia="DFKai-SB" w:hAnsi="DFKai-SB"/>
          <w:lang w:eastAsia="zh-TW"/>
        </w:rPr>
        <w:t>避同儕間所帶來的壓力，有意的安排，使自己不與班上同學修相同的課程</w:t>
      </w:r>
      <w:r w:rsidRPr="00FD6110">
        <w:rPr>
          <w:rFonts w:ascii="DFKai-SB" w:eastAsia="DFKai-SB" w:hAnsi="DFKai-SB"/>
          <w:lang w:eastAsia="zh-TW"/>
        </w:rPr>
        <w:t>，亦或是此類學生於班上的活躍度較低，與班上同學脫節，時常一人修課，而非跟著團體選擇修課，導致他所修的課</w:t>
      </w:r>
      <w:r w:rsidR="00306AA4" w:rsidRPr="00FD6110">
        <w:rPr>
          <w:rFonts w:ascii="DFKai-SB" w:eastAsia="DFKai-SB" w:hAnsi="DFKai-SB"/>
          <w:lang w:eastAsia="zh-TW"/>
        </w:rPr>
        <w:t>程</w:t>
      </w:r>
      <w:r w:rsidRPr="00FD6110">
        <w:rPr>
          <w:rFonts w:ascii="DFKai-SB" w:eastAsia="DFKai-SB" w:hAnsi="DFKai-SB"/>
          <w:lang w:eastAsia="zh-TW"/>
        </w:rPr>
        <w:t>與大部分的同學皆不同。而此心理層面的資料較為敏感，也取得不易，故藉由以下所建立的特徵，試圖捕捉學生心理層面的狀態。</w:t>
      </w:r>
    </w:p>
    <w:p w14:paraId="6110878F" w14:textId="77777777" w:rsidR="0052078D" w:rsidRPr="00FD6110" w:rsidRDefault="00577174" w:rsidP="0006316B">
      <w:pPr>
        <w:pStyle w:val="BodyText"/>
        <w:spacing w:line="360" w:lineRule="auto"/>
        <w:ind w:firstLineChars="200" w:firstLine="480"/>
        <w:rPr>
          <w:rFonts w:ascii="DFKai-SB" w:eastAsia="DFKai-SB" w:hAnsi="DFKai-SB"/>
          <w:lang w:eastAsia="zh-TW"/>
        </w:rPr>
      </w:pPr>
      <w:r w:rsidRPr="00FD6110">
        <w:rPr>
          <w:rFonts w:ascii="DFKai-SB" w:eastAsia="DFKai-SB" w:hAnsi="DFKai-SB"/>
          <w:lang w:eastAsia="zh-TW"/>
        </w:rPr>
        <w:lastRenderedPageBreak/>
        <w:t>群聚指標是一個反應某位同學與班上同學間交集頻率的指標；其定義為，於學期結束後，所修的課裡分別有幾位班上同學</w:t>
      </w:r>
      <w:r w:rsidR="0027570C" w:rsidRPr="00FD6110">
        <w:rPr>
          <w:rFonts w:ascii="DFKai-SB" w:eastAsia="DFKai-SB" w:hAnsi="DFKai-SB"/>
          <w:lang w:eastAsia="zh-TW"/>
        </w:rPr>
        <w:t>一同</w:t>
      </w:r>
      <w:r w:rsidR="00632427" w:rsidRPr="00FD6110">
        <w:rPr>
          <w:rFonts w:ascii="DFKai-SB" w:eastAsia="DFKai-SB" w:hAnsi="DFKai-SB"/>
          <w:lang w:eastAsia="zh-TW"/>
        </w:rPr>
        <w:t>修課，將</w:t>
      </w:r>
      <w:r w:rsidR="00632427" w:rsidRPr="00FD6110">
        <w:rPr>
          <w:rFonts w:ascii="DFKai-SB" w:eastAsia="DFKai-SB" w:hAnsi="DFKai-SB" w:hint="eastAsia"/>
          <w:lang w:eastAsia="zh-TW"/>
        </w:rPr>
        <w:t>其</w:t>
      </w:r>
      <w:r w:rsidR="00632427" w:rsidRPr="00FD6110">
        <w:rPr>
          <w:rFonts w:ascii="DFKai-SB" w:eastAsia="DFKai-SB" w:hAnsi="DFKai-SB"/>
          <w:lang w:eastAsia="zh-TW"/>
        </w:rPr>
        <w:t>依依</w:t>
      </w:r>
      <w:r w:rsidRPr="00FD6110">
        <w:rPr>
          <w:rFonts w:ascii="DFKai-SB" w:eastAsia="DFKai-SB" w:hAnsi="DFKai-SB"/>
          <w:lang w:eastAsia="zh-TW"/>
        </w:rPr>
        <w:t>加總得到此指標。</w:t>
      </w:r>
    </w:p>
    <w:p w14:paraId="73624F08" w14:textId="33D012E3" w:rsidR="00AF7889" w:rsidRPr="00FD6110" w:rsidRDefault="00577174" w:rsidP="0006316B">
      <w:pPr>
        <w:pStyle w:val="BodyText"/>
        <w:spacing w:line="360" w:lineRule="auto"/>
        <w:ind w:firstLineChars="200" w:firstLine="480"/>
        <w:rPr>
          <w:rFonts w:ascii="DFKai-SB" w:eastAsia="DFKai-SB" w:hAnsi="DFKai-SB"/>
          <w:lang w:eastAsia="zh-TW"/>
        </w:rPr>
      </w:pPr>
      <w:r w:rsidRPr="00FD6110">
        <w:rPr>
          <w:rFonts w:ascii="DFKai-SB" w:eastAsia="DFKai-SB" w:hAnsi="DFKai-SB"/>
          <w:lang w:eastAsia="zh-TW"/>
        </w:rPr>
        <w:t>累積群聚指標與前面小節的累積特徵概念較為不同，因於學期初時可以清楚的知道哪些同學有修相同的課程，故可計算當期的群聚指標，累積群聚指標是指累積至預測當期（包含預測當期）的群聚指標，群聚指標會受到各班各系修課數、畢業學分影響；在此分別以各班平均以及標準差，標準化此指標。</w:t>
      </w:r>
    </w:p>
    <w:p w14:paraId="6F343614" w14:textId="43C3B41D" w:rsidR="00C106D9" w:rsidRPr="00FD6110" w:rsidRDefault="00C106D9" w:rsidP="00C106D9">
      <w:pPr>
        <w:pStyle w:val="Caption"/>
        <w:keepNext/>
        <w:spacing w:line="360" w:lineRule="auto"/>
        <w:jc w:val="center"/>
        <w:rPr>
          <w:rFonts w:ascii="DFKai-SB" w:eastAsia="DFKai-SB" w:hAnsi="DFKai-SB"/>
          <w:i w:val="0"/>
          <w:lang w:eastAsia="zh-TW"/>
        </w:rPr>
      </w:pPr>
      <w:r w:rsidRPr="00FD6110">
        <w:rPr>
          <w:rFonts w:ascii="DFKai-SB" w:eastAsia="DFKai-SB" w:hAnsi="DFKai-SB" w:hint="eastAsia"/>
          <w:i w:val="0"/>
          <w:lang w:eastAsia="zh-TW"/>
        </w:rPr>
        <w:t>圖</w:t>
      </w:r>
      <w:r w:rsidRPr="00FD6110">
        <w:rPr>
          <w:rFonts w:ascii="DFKai-SB" w:eastAsia="DFKai-SB" w:hAnsi="DFKai-SB"/>
          <w:i w:val="0"/>
          <w:lang w:eastAsia="zh-TW"/>
        </w:rPr>
        <w:t>2</w:t>
      </w:r>
      <w:r w:rsidRPr="00FD6110">
        <w:rPr>
          <w:rFonts w:ascii="DFKai-SB" w:eastAsia="DFKai-SB" w:hAnsi="DFKai-SB" w:hint="eastAsia"/>
          <w:i w:val="0"/>
          <w:lang w:eastAsia="zh-TW"/>
        </w:rPr>
        <w:t>-</w:t>
      </w:r>
      <w:r w:rsidRPr="00FD6110">
        <w:rPr>
          <w:rFonts w:ascii="DFKai-SB" w:eastAsia="DFKai-SB" w:hAnsi="DFKai-SB"/>
          <w:i w:val="0"/>
        </w:rPr>
        <w:fldChar w:fldCharType="begin"/>
      </w:r>
      <w:r w:rsidRPr="00FD6110">
        <w:rPr>
          <w:rFonts w:ascii="DFKai-SB" w:eastAsia="DFKai-SB" w:hAnsi="DFKai-SB"/>
          <w:i w:val="0"/>
          <w:lang w:eastAsia="zh-TW"/>
        </w:rPr>
        <w:instrText xml:space="preserve"> </w:instrText>
      </w:r>
      <w:r w:rsidRPr="00FD6110">
        <w:rPr>
          <w:rFonts w:ascii="DFKai-SB" w:eastAsia="DFKai-SB" w:hAnsi="DFKai-SB" w:hint="eastAsia"/>
          <w:i w:val="0"/>
          <w:lang w:eastAsia="zh-TW"/>
        </w:rPr>
        <w:instrText>SEQ 圖4- \* ARABIC</w:instrText>
      </w:r>
      <w:r w:rsidRPr="00FD6110">
        <w:rPr>
          <w:rFonts w:ascii="DFKai-SB" w:eastAsia="DFKai-SB" w:hAnsi="DFKai-SB"/>
          <w:i w:val="0"/>
          <w:lang w:eastAsia="zh-TW"/>
        </w:rPr>
        <w:instrText xml:space="preserve"> </w:instrText>
      </w:r>
      <w:r w:rsidRPr="00FD6110">
        <w:rPr>
          <w:rFonts w:ascii="DFKai-SB" w:eastAsia="DFKai-SB" w:hAnsi="DFKai-SB"/>
          <w:i w:val="0"/>
        </w:rPr>
        <w:fldChar w:fldCharType="separate"/>
      </w:r>
      <w:r w:rsidR="00E87082">
        <w:rPr>
          <w:rFonts w:ascii="DFKai-SB" w:eastAsia="DFKai-SB" w:hAnsi="DFKai-SB"/>
          <w:i w:val="0"/>
          <w:noProof/>
          <w:lang w:eastAsia="zh-TW"/>
        </w:rPr>
        <w:t>11</w:t>
      </w:r>
      <w:r w:rsidRPr="00FD6110">
        <w:rPr>
          <w:rFonts w:ascii="DFKai-SB" w:eastAsia="DFKai-SB" w:hAnsi="DFKai-SB"/>
          <w:i w:val="0"/>
        </w:rPr>
        <w:fldChar w:fldCharType="end"/>
      </w:r>
      <w:r w:rsidRPr="00FD6110">
        <w:rPr>
          <w:rFonts w:ascii="DFKai-SB" w:eastAsia="DFKai-SB" w:hAnsi="DFKai-SB" w:hint="eastAsia"/>
          <w:i w:val="0"/>
          <w:lang w:eastAsia="zh-TW"/>
        </w:rPr>
        <w:t>：</w:t>
      </w:r>
      <w:r w:rsidR="00416721">
        <w:rPr>
          <w:rFonts w:ascii="DFKai-SB" w:eastAsia="DFKai-SB" w:hAnsi="DFKai-SB" w:hint="eastAsia"/>
          <w:i w:val="0"/>
          <w:lang w:eastAsia="zh-TW"/>
        </w:rPr>
        <w:t>累積標準化</w:t>
      </w:r>
      <w:r w:rsidR="00416721">
        <w:rPr>
          <w:rFonts w:ascii="DFKai-SB" w:eastAsia="DFKai-SB" w:hAnsi="DFKai-SB"/>
          <w:i w:val="0"/>
          <w:lang w:eastAsia="zh-TW"/>
        </w:rPr>
        <w:t>群聚指標</w:t>
      </w:r>
      <w:r>
        <w:rPr>
          <w:rFonts w:ascii="DFKai-SB" w:eastAsia="DFKai-SB" w:hAnsi="DFKai-SB"/>
          <w:i w:val="0"/>
          <w:lang w:eastAsia="zh-TW"/>
        </w:rPr>
        <w:t>與學生二一</w:t>
      </w:r>
      <w:r>
        <w:rPr>
          <w:rFonts w:ascii="DFKai-SB" w:eastAsia="DFKai-SB" w:hAnsi="DFKai-SB" w:hint="eastAsia"/>
          <w:i w:val="0"/>
          <w:lang w:eastAsia="zh-TW"/>
        </w:rPr>
        <w:t>關係</w:t>
      </w:r>
      <w:r>
        <w:rPr>
          <w:rFonts w:ascii="DFKai-SB" w:eastAsia="DFKai-SB" w:hAnsi="DFKai-SB"/>
          <w:i w:val="0"/>
          <w:lang w:eastAsia="zh-TW"/>
        </w:rPr>
        <w:t>圖</w:t>
      </w:r>
    </w:p>
    <w:p w14:paraId="1D7ECCC9" w14:textId="546C5E96" w:rsidR="00AF7889" w:rsidRPr="00FD6110" w:rsidRDefault="00484C12">
      <w:pPr>
        <w:pStyle w:val="BodyText"/>
        <w:rPr>
          <w:rFonts w:ascii="DFKai-SB" w:eastAsia="DFKai-SB" w:hAnsi="DFKai-SB"/>
        </w:rPr>
      </w:pPr>
      <w:r>
        <w:rPr>
          <w:rFonts w:ascii="DFKai-SB" w:eastAsia="DFKai-SB" w:hAnsi="DFKai-SB"/>
          <w:noProof/>
          <w:lang w:eastAsia="zh-TW"/>
        </w:rPr>
        <w:drawing>
          <wp:inline distT="0" distB="0" distL="0" distR="0" wp14:anchorId="5C759228" wp14:editId="54E5A7BD">
            <wp:extent cx="5486400" cy="3388995"/>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0000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3388995"/>
                    </a:xfrm>
                    <a:prstGeom prst="rect">
                      <a:avLst/>
                    </a:prstGeom>
                  </pic:spPr>
                </pic:pic>
              </a:graphicData>
            </a:graphic>
          </wp:inline>
        </w:drawing>
      </w:r>
    </w:p>
    <w:p w14:paraId="2482FDA2" w14:textId="6E427030" w:rsidR="00AF7889" w:rsidRPr="00FD6110" w:rsidRDefault="00577174" w:rsidP="000710F6">
      <w:pPr>
        <w:pStyle w:val="BodyText"/>
        <w:spacing w:line="360" w:lineRule="auto"/>
        <w:ind w:firstLineChars="200" w:firstLine="480"/>
        <w:rPr>
          <w:rFonts w:ascii="DFKai-SB" w:eastAsia="DFKai-SB" w:hAnsi="DFKai-SB"/>
          <w:lang w:eastAsia="zh-TW"/>
        </w:rPr>
      </w:pPr>
      <w:r w:rsidRPr="00FD6110">
        <w:rPr>
          <w:rFonts w:ascii="DFKai-SB" w:eastAsia="DFKai-SB" w:hAnsi="DFKai-SB"/>
          <w:lang w:eastAsia="zh-TW"/>
        </w:rPr>
        <w:t>圖</w:t>
      </w:r>
      <w:r w:rsidR="008E2E82">
        <w:rPr>
          <w:rFonts w:ascii="DFKai-SB" w:eastAsia="DFKai-SB" w:hAnsi="DFKai-SB"/>
          <w:lang w:eastAsia="zh-TW"/>
        </w:rPr>
        <w:t>2-</w:t>
      </w:r>
      <w:r w:rsidR="00C97575" w:rsidRPr="00FD6110">
        <w:rPr>
          <w:rFonts w:ascii="DFKai-SB" w:eastAsia="DFKai-SB" w:hAnsi="DFKai-SB"/>
          <w:lang w:eastAsia="zh-TW"/>
        </w:rPr>
        <w:t>11</w:t>
      </w:r>
      <w:r w:rsidRPr="00FD6110">
        <w:rPr>
          <w:rFonts w:ascii="DFKai-SB" w:eastAsia="DFKai-SB" w:hAnsi="DFKai-SB"/>
          <w:lang w:eastAsia="zh-TW"/>
        </w:rPr>
        <w:t>顯示隨著年級上升兩類型學生的差異有越來越大的趨勢，主因為被二一的學生到後期必須去補足以前被當的科目而會導致與同班同學的課脫節，進而影響此特徵。</w:t>
      </w:r>
    </w:p>
    <w:p w14:paraId="5048F5AF" w14:textId="77777777" w:rsidR="00AF7889" w:rsidRPr="0067335B" w:rsidRDefault="00577174">
      <w:pPr>
        <w:pStyle w:val="Heading4"/>
        <w:rPr>
          <w:rFonts w:ascii="DFKai-SB" w:eastAsia="DFKai-SB" w:hAnsi="DFKai-SB"/>
          <w:sz w:val="28"/>
          <w:szCs w:val="28"/>
        </w:rPr>
      </w:pPr>
      <w:proofErr w:type="spellStart"/>
      <w:r w:rsidRPr="0067335B">
        <w:rPr>
          <w:rFonts w:ascii="DFKai-SB" w:eastAsia="DFKai-SB" w:hAnsi="DFKai-SB"/>
          <w:sz w:val="28"/>
          <w:szCs w:val="28"/>
        </w:rPr>
        <w:t>綜合資料觀察</w:t>
      </w:r>
      <w:proofErr w:type="spellEnd"/>
    </w:p>
    <w:p w14:paraId="1A061F81" w14:textId="77777777" w:rsidR="00AF7889" w:rsidRPr="00FD6110" w:rsidRDefault="00577174" w:rsidP="00DA62EB">
      <w:pPr>
        <w:pStyle w:val="FirstParagraph"/>
        <w:spacing w:line="360" w:lineRule="auto"/>
        <w:ind w:firstLineChars="200" w:firstLine="480"/>
        <w:rPr>
          <w:rFonts w:ascii="DFKai-SB" w:eastAsia="DFKai-SB" w:hAnsi="DFKai-SB"/>
          <w:lang w:eastAsia="zh-TW"/>
        </w:rPr>
      </w:pPr>
      <w:r w:rsidRPr="00FD6110">
        <w:rPr>
          <w:rFonts w:ascii="DFKai-SB" w:eastAsia="DFKai-SB" w:hAnsi="DFKai-SB"/>
          <w:lang w:eastAsia="zh-TW"/>
        </w:rPr>
        <w:t>針對以上萃取出的變數進行相關性的觀察，並於此節對上述所有特徵整理說明。</w:t>
      </w:r>
    </w:p>
    <w:p w14:paraId="0483828F" w14:textId="77777777" w:rsidR="003D5CDB" w:rsidRPr="00FD6110" w:rsidRDefault="003D5CDB" w:rsidP="003D5CDB">
      <w:pPr>
        <w:pStyle w:val="Caption"/>
        <w:keepNext/>
        <w:spacing w:line="360" w:lineRule="auto"/>
        <w:jc w:val="center"/>
        <w:rPr>
          <w:rFonts w:ascii="DFKai-SB" w:eastAsia="DFKai-SB" w:hAnsi="DFKai-SB"/>
          <w:i w:val="0"/>
          <w:lang w:eastAsia="zh-TW"/>
        </w:rPr>
      </w:pPr>
      <w:r w:rsidRPr="00FD6110">
        <w:rPr>
          <w:rFonts w:ascii="DFKai-SB" w:eastAsia="DFKai-SB" w:hAnsi="DFKai-SB" w:hint="eastAsia"/>
          <w:i w:val="0"/>
          <w:lang w:eastAsia="zh-TW"/>
        </w:rPr>
        <w:lastRenderedPageBreak/>
        <w:t>圖</w:t>
      </w:r>
      <w:r w:rsidRPr="00FD6110">
        <w:rPr>
          <w:rFonts w:ascii="DFKai-SB" w:eastAsia="DFKai-SB" w:hAnsi="DFKai-SB"/>
          <w:i w:val="0"/>
          <w:lang w:eastAsia="zh-TW"/>
        </w:rPr>
        <w:t>2</w:t>
      </w:r>
      <w:r w:rsidRPr="00FD6110">
        <w:rPr>
          <w:rFonts w:ascii="DFKai-SB" w:eastAsia="DFKai-SB" w:hAnsi="DFKai-SB" w:hint="eastAsia"/>
          <w:i w:val="0"/>
          <w:lang w:eastAsia="zh-TW"/>
        </w:rPr>
        <w:t>-</w:t>
      </w:r>
      <w:r w:rsidRPr="00FD6110">
        <w:rPr>
          <w:rFonts w:ascii="DFKai-SB" w:eastAsia="DFKai-SB" w:hAnsi="DFKai-SB"/>
          <w:i w:val="0"/>
        </w:rPr>
        <w:fldChar w:fldCharType="begin"/>
      </w:r>
      <w:r w:rsidRPr="00FD6110">
        <w:rPr>
          <w:rFonts w:ascii="DFKai-SB" w:eastAsia="DFKai-SB" w:hAnsi="DFKai-SB"/>
          <w:i w:val="0"/>
          <w:lang w:eastAsia="zh-TW"/>
        </w:rPr>
        <w:instrText xml:space="preserve"> </w:instrText>
      </w:r>
      <w:r w:rsidRPr="00FD6110">
        <w:rPr>
          <w:rFonts w:ascii="DFKai-SB" w:eastAsia="DFKai-SB" w:hAnsi="DFKai-SB" w:hint="eastAsia"/>
          <w:i w:val="0"/>
          <w:lang w:eastAsia="zh-TW"/>
        </w:rPr>
        <w:instrText>SEQ 圖4- \* ARABIC</w:instrText>
      </w:r>
      <w:r w:rsidRPr="00FD6110">
        <w:rPr>
          <w:rFonts w:ascii="DFKai-SB" w:eastAsia="DFKai-SB" w:hAnsi="DFKai-SB"/>
          <w:i w:val="0"/>
          <w:lang w:eastAsia="zh-TW"/>
        </w:rPr>
        <w:instrText xml:space="preserve"> </w:instrText>
      </w:r>
      <w:r w:rsidRPr="00FD6110">
        <w:rPr>
          <w:rFonts w:ascii="DFKai-SB" w:eastAsia="DFKai-SB" w:hAnsi="DFKai-SB"/>
          <w:i w:val="0"/>
        </w:rPr>
        <w:fldChar w:fldCharType="separate"/>
      </w:r>
      <w:r w:rsidR="00E87082">
        <w:rPr>
          <w:rFonts w:ascii="DFKai-SB" w:eastAsia="DFKai-SB" w:hAnsi="DFKai-SB"/>
          <w:i w:val="0"/>
          <w:noProof/>
          <w:lang w:eastAsia="zh-TW"/>
        </w:rPr>
        <w:t>12</w:t>
      </w:r>
      <w:r w:rsidRPr="00FD6110">
        <w:rPr>
          <w:rFonts w:ascii="DFKai-SB" w:eastAsia="DFKai-SB" w:hAnsi="DFKai-SB"/>
          <w:i w:val="0"/>
        </w:rPr>
        <w:fldChar w:fldCharType="end"/>
      </w:r>
      <w:r w:rsidRPr="00FD6110">
        <w:rPr>
          <w:rFonts w:ascii="DFKai-SB" w:eastAsia="DFKai-SB" w:hAnsi="DFKai-SB" w:hint="eastAsia"/>
          <w:i w:val="0"/>
          <w:lang w:eastAsia="zh-TW"/>
        </w:rPr>
        <w:t>：</w:t>
      </w:r>
      <w:r>
        <w:rPr>
          <w:rFonts w:ascii="DFKai-SB" w:eastAsia="DFKai-SB" w:hAnsi="DFKai-SB"/>
          <w:i w:val="0"/>
          <w:lang w:eastAsia="zh-TW"/>
        </w:rPr>
        <w:t>修課比例與學生二一</w:t>
      </w:r>
      <w:r>
        <w:rPr>
          <w:rFonts w:ascii="DFKai-SB" w:eastAsia="DFKai-SB" w:hAnsi="DFKai-SB" w:hint="eastAsia"/>
          <w:i w:val="0"/>
          <w:lang w:eastAsia="zh-TW"/>
        </w:rPr>
        <w:t>關係</w:t>
      </w:r>
      <w:r>
        <w:rPr>
          <w:rFonts w:ascii="DFKai-SB" w:eastAsia="DFKai-SB" w:hAnsi="DFKai-SB"/>
          <w:i w:val="0"/>
          <w:lang w:eastAsia="zh-TW"/>
        </w:rPr>
        <w:t>圖</w:t>
      </w:r>
    </w:p>
    <w:p w14:paraId="77F36509" w14:textId="7611F15F" w:rsidR="00AF7889" w:rsidRPr="00FD6110" w:rsidRDefault="007230DD">
      <w:pPr>
        <w:pStyle w:val="BodyText"/>
        <w:rPr>
          <w:rFonts w:ascii="DFKai-SB" w:eastAsia="DFKai-SB" w:hAnsi="DFKai-SB"/>
        </w:rPr>
      </w:pPr>
      <w:r>
        <w:rPr>
          <w:rFonts w:ascii="DFKai-SB" w:eastAsia="DFKai-SB" w:hAnsi="DFKai-SB"/>
          <w:noProof/>
          <w:lang w:eastAsia="zh-TW"/>
        </w:rPr>
        <w:drawing>
          <wp:inline distT="0" distB="0" distL="0" distR="0" wp14:anchorId="15C20991" wp14:editId="2965D135">
            <wp:extent cx="5486400" cy="3388995"/>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0000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3388995"/>
                    </a:xfrm>
                    <a:prstGeom prst="rect">
                      <a:avLst/>
                    </a:prstGeom>
                  </pic:spPr>
                </pic:pic>
              </a:graphicData>
            </a:graphic>
          </wp:inline>
        </w:drawing>
      </w:r>
    </w:p>
    <w:p w14:paraId="50715A71" w14:textId="26D7CC23" w:rsidR="0052078D" w:rsidRPr="00FD6110" w:rsidRDefault="00577174" w:rsidP="00C70ABB">
      <w:pPr>
        <w:pStyle w:val="BodyText"/>
        <w:spacing w:line="360" w:lineRule="auto"/>
        <w:ind w:firstLineChars="200" w:firstLine="480"/>
        <w:rPr>
          <w:rFonts w:ascii="DFKai-SB" w:eastAsia="DFKai-SB" w:hAnsi="DFKai-SB"/>
          <w:lang w:eastAsia="zh-TW"/>
        </w:rPr>
      </w:pPr>
      <w:r w:rsidRPr="00FD6110">
        <w:rPr>
          <w:rFonts w:ascii="DFKai-SB" w:eastAsia="DFKai-SB" w:hAnsi="DFKai-SB"/>
          <w:lang w:eastAsia="zh-TW"/>
        </w:rPr>
        <w:t>由圖</w:t>
      </w:r>
      <w:r w:rsidR="002747B8">
        <w:rPr>
          <w:rFonts w:ascii="DFKai-SB" w:eastAsia="DFKai-SB" w:hAnsi="DFKai-SB"/>
          <w:lang w:eastAsia="zh-TW"/>
        </w:rPr>
        <w:t>2-</w:t>
      </w:r>
      <w:r w:rsidR="00D56D41" w:rsidRPr="00FD6110">
        <w:rPr>
          <w:rFonts w:ascii="DFKai-SB" w:eastAsia="DFKai-SB" w:hAnsi="DFKai-SB"/>
          <w:lang w:eastAsia="zh-TW"/>
        </w:rPr>
        <w:t>12</w:t>
      </w:r>
      <w:r w:rsidRPr="00FD6110">
        <w:rPr>
          <w:rFonts w:ascii="DFKai-SB" w:eastAsia="DFKai-SB" w:hAnsi="DFKai-SB"/>
          <w:lang w:eastAsia="zh-TW"/>
        </w:rPr>
        <w:t xml:space="preserve">顯示，可以清楚看到，累積排名特徵之間相互具有正相關，其中又以累積專業必修排名與累積選修排名兩者之間的相關程度最高，而兩者又分別代表本系專業知識的程度與在更深入專業知識中的程度，通常各系畢業學分中，對於外系選修的學分承認是具有上限的，故選修課程中大部分仍為本系專業課程，若一位學生於本系的專業科目中表現良好，那麼他在更深入的專業科目中也可以得到較好的成績。 </w:t>
      </w:r>
    </w:p>
    <w:p w14:paraId="4BA7FD9C" w14:textId="77777777" w:rsidR="00BB68B9" w:rsidRPr="00FD6110" w:rsidRDefault="00577174" w:rsidP="00C70ABB">
      <w:pPr>
        <w:pStyle w:val="BodyText"/>
        <w:spacing w:line="360" w:lineRule="auto"/>
        <w:ind w:firstLineChars="200" w:firstLine="480"/>
        <w:rPr>
          <w:rFonts w:ascii="DFKai-SB" w:eastAsia="DFKai-SB" w:hAnsi="DFKai-SB"/>
          <w:lang w:eastAsia="zh-TW"/>
        </w:rPr>
      </w:pPr>
      <w:r w:rsidRPr="00FD6110">
        <w:rPr>
          <w:rFonts w:ascii="DFKai-SB" w:eastAsia="DFKai-SB" w:hAnsi="DFKai-SB"/>
          <w:lang w:eastAsia="zh-TW"/>
        </w:rPr>
        <w:t xml:space="preserve">各類累積排名特徵間的正相關以及各類累積被當比之間的正相關，反應了整體成績表現是會同上同下的，若一位學生對於大學的教育產生了不適應，那麼在整體表現上皆會同時下降，故若能透過預測學生二一行為，儘早使校方採取預防措施，對於學校整體的教學是有利的。 </w:t>
      </w:r>
    </w:p>
    <w:p w14:paraId="4F780DEB" w14:textId="06B926E3" w:rsidR="00AF7889" w:rsidRPr="00FD6110" w:rsidRDefault="00577174" w:rsidP="00C70ABB">
      <w:pPr>
        <w:pStyle w:val="BodyText"/>
        <w:spacing w:line="360" w:lineRule="auto"/>
        <w:ind w:firstLineChars="200" w:firstLine="480"/>
        <w:rPr>
          <w:rFonts w:ascii="DFKai-SB" w:eastAsia="DFKai-SB" w:hAnsi="DFKai-SB"/>
          <w:lang w:eastAsia="zh-TW"/>
        </w:rPr>
      </w:pPr>
      <w:r w:rsidRPr="00FD6110">
        <w:rPr>
          <w:rFonts w:ascii="DFKai-SB" w:eastAsia="DFKai-SB" w:hAnsi="DFKai-SB"/>
          <w:lang w:eastAsia="zh-TW"/>
        </w:rPr>
        <w:t>綜合以上所有特徵的整理，首先我們觀察了過去被二一的次數，了解學生於未來時被二一的狀況，接著利用累積被當比來觀察一位學生於各類課程中的不適應狀況，然後更進一步利用累積排名特徵，了解學生程度差異的狀況，最後加入預測當</w:t>
      </w:r>
      <w:r w:rsidRPr="00FD6110">
        <w:rPr>
          <w:rFonts w:ascii="DFKai-SB" w:eastAsia="DFKai-SB" w:hAnsi="DFKai-SB"/>
          <w:lang w:eastAsia="zh-TW"/>
        </w:rPr>
        <w:lastRenderedPageBreak/>
        <w:t>期的課程繁重程度與學生心裡層面上的衡量指標，而所建的特徵中，兩類學生皆存在著差異性，皆為不錯的預測特徵。</w:t>
      </w:r>
    </w:p>
    <w:p w14:paraId="4BBACFC1" w14:textId="2C82BC1C" w:rsidR="00AF7889" w:rsidRPr="007E7464" w:rsidRDefault="002F385A" w:rsidP="002F385A">
      <w:pPr>
        <w:pStyle w:val="Heading1"/>
        <w:jc w:val="center"/>
        <w:rPr>
          <w:rFonts w:ascii="DFKai-SB" w:eastAsia="DFKai-SB" w:hAnsi="DFKai-SB"/>
          <w:sz w:val="40"/>
          <w:szCs w:val="40"/>
        </w:rPr>
      </w:pPr>
      <w:r w:rsidRPr="007E7464">
        <w:rPr>
          <w:rFonts w:ascii="DFKai-SB" w:eastAsia="DFKai-SB" w:hAnsi="DFKai-SB"/>
          <w:sz w:val="40"/>
          <w:szCs w:val="40"/>
          <w:lang w:eastAsia="zh-TW"/>
        </w:rPr>
        <w:t xml:space="preserve"> </w:t>
      </w:r>
      <w:bookmarkStart w:id="49" w:name="_Toc14374330"/>
      <w:proofErr w:type="spellStart"/>
      <w:r w:rsidR="00577174" w:rsidRPr="007E7464">
        <w:rPr>
          <w:rFonts w:ascii="DFKai-SB" w:eastAsia="DFKai-SB" w:hAnsi="DFKai-SB"/>
          <w:sz w:val="40"/>
          <w:szCs w:val="40"/>
        </w:rPr>
        <w:t>研究方法</w:t>
      </w:r>
      <w:bookmarkEnd w:id="49"/>
      <w:proofErr w:type="spellEnd"/>
    </w:p>
    <w:p w14:paraId="58C101B8" w14:textId="0686F165" w:rsidR="00AF7889" w:rsidRPr="00FD6110" w:rsidRDefault="00E17BEA">
      <w:pPr>
        <w:pStyle w:val="Heading2"/>
        <w:rPr>
          <w:rFonts w:ascii="DFKai-SB" w:eastAsia="DFKai-SB" w:hAnsi="DFKai-SB"/>
        </w:rPr>
      </w:pPr>
      <w:bookmarkStart w:id="50" w:name="_Toc11772516"/>
      <w:r w:rsidRPr="00FD6110">
        <w:rPr>
          <w:rFonts w:ascii="DFKai-SB" w:eastAsia="DFKai-SB" w:hAnsi="DFKai-SB"/>
        </w:rPr>
        <w:t xml:space="preserve"> </w:t>
      </w:r>
      <w:bookmarkStart w:id="51" w:name="_Toc14374331"/>
      <w:proofErr w:type="spellStart"/>
      <w:r w:rsidR="00577174" w:rsidRPr="00FD6110">
        <w:rPr>
          <w:rFonts w:ascii="DFKai-SB" w:eastAsia="DFKai-SB" w:hAnsi="DFKai-SB"/>
        </w:rPr>
        <w:t>分類問題</w:t>
      </w:r>
      <w:bookmarkEnd w:id="50"/>
      <w:bookmarkEnd w:id="51"/>
      <w:proofErr w:type="spellEnd"/>
    </w:p>
    <w:p w14:paraId="7F6BCB2E" w14:textId="77777777" w:rsidR="00AF7889" w:rsidRPr="00FD6110" w:rsidRDefault="00577174" w:rsidP="00BD584A">
      <w:pPr>
        <w:pStyle w:val="FirstParagraph"/>
        <w:spacing w:line="360" w:lineRule="auto"/>
        <w:ind w:firstLineChars="200" w:firstLine="480"/>
        <w:rPr>
          <w:rFonts w:ascii="DFKai-SB" w:eastAsia="DFKai-SB" w:hAnsi="DFKai-SB"/>
          <w:lang w:eastAsia="zh-TW"/>
        </w:rPr>
      </w:pPr>
      <w:r w:rsidRPr="00FD6110">
        <w:rPr>
          <w:rFonts w:ascii="DFKai-SB" w:eastAsia="DFKai-SB" w:hAnsi="DFKai-SB"/>
          <w:lang w:eastAsia="zh-TW"/>
        </w:rPr>
        <w:t>對於學生</w:t>
      </w:r>
      <w:proofErr w:type="spellStart"/>
      <w:r w:rsidRPr="00FD6110">
        <w:rPr>
          <w:rFonts w:ascii="DFKai-SB" w:eastAsia="DFKai-SB" w:hAnsi="DFKai-SB"/>
          <w:lang w:eastAsia="zh-TW"/>
        </w:rPr>
        <w:t>i</w:t>
      </w:r>
      <w:proofErr w:type="spellEnd"/>
      <w:r w:rsidRPr="00FD6110">
        <w:rPr>
          <w:rFonts w:ascii="DFKai-SB" w:eastAsia="DFKai-SB" w:hAnsi="DFKai-SB"/>
          <w:lang w:eastAsia="zh-TW"/>
        </w:rPr>
        <w:t>，給定預測二一特徵</w:t>
      </w:r>
      <m:oMath>
        <m:sSub>
          <m:sSubPr>
            <m:ctrlPr>
              <w:rPr>
                <w:rFonts w:ascii="Cambria Math" w:eastAsia="DFKai-SB" w:hAnsi="Cambria Math"/>
              </w:rPr>
            </m:ctrlPr>
          </m:sSubPr>
          <m:e>
            <m:r>
              <w:rPr>
                <w:rFonts w:ascii="Cambria Math" w:eastAsia="DFKai-SB" w:hAnsi="Cambria Math"/>
                <w:lang w:eastAsia="zh-TW"/>
              </w:rPr>
              <m:t>x</m:t>
            </m:r>
          </m:e>
          <m:sub>
            <m:r>
              <w:rPr>
                <w:rFonts w:ascii="Cambria Math" w:eastAsia="DFKai-SB" w:hAnsi="Cambria Math"/>
                <w:lang w:eastAsia="zh-TW"/>
              </w:rPr>
              <m:t>i</m:t>
            </m:r>
          </m:sub>
        </m:sSub>
      </m:oMath>
      <w:r w:rsidRPr="00FD6110">
        <w:rPr>
          <w:rFonts w:ascii="DFKai-SB" w:eastAsia="DFKai-SB" w:hAnsi="DFKai-SB"/>
          <w:lang w:eastAsia="zh-TW"/>
        </w:rPr>
        <w:t>，要如何產生預測結果</w:t>
      </w:r>
      <m:oMath>
        <m:sSub>
          <m:sSubPr>
            <m:ctrlPr>
              <w:rPr>
                <w:rFonts w:ascii="Cambria Math" w:eastAsia="DFKai-SB" w:hAnsi="Cambria Math"/>
              </w:rPr>
            </m:ctrlPr>
          </m:sSubPr>
          <m:e>
            <m:acc>
              <m:accPr>
                <m:ctrlPr>
                  <w:rPr>
                    <w:rFonts w:ascii="Cambria Math" w:eastAsia="DFKai-SB" w:hAnsi="Cambria Math"/>
                  </w:rPr>
                </m:ctrlPr>
              </m:accPr>
              <m:e>
                <m:r>
                  <w:rPr>
                    <w:rFonts w:ascii="DFKai-SB" w:eastAsia="DFKai-SB" w:hAnsi="DFKai-SB"/>
                    <w:lang w:eastAsia="zh-TW"/>
                  </w:rPr>
                  <m:t>y</m:t>
                </m:r>
              </m:e>
            </m:acc>
          </m:e>
          <m:sub>
            <m:r>
              <w:rPr>
                <w:rFonts w:ascii="Cambria Math" w:eastAsia="DFKai-SB" w:hAnsi="Cambria Math"/>
                <w:lang w:eastAsia="zh-TW"/>
              </w:rPr>
              <m:t>i</m:t>
            </m:r>
          </m:sub>
        </m:sSub>
      </m:oMath>
      <w:r w:rsidRPr="00FD6110">
        <w:rPr>
          <w:rFonts w:ascii="DFKai-SB" w:eastAsia="DFKai-SB" w:hAnsi="DFKai-SB"/>
          <w:lang w:eastAsia="zh-TW"/>
        </w:rPr>
        <w:t>，不同預測分類工具可從「模型設定」、「模型估計訓練方式」、及「預測使用方式」來區分說明。</w:t>
      </w:r>
    </w:p>
    <w:p w14:paraId="655E8DA8" w14:textId="01E7760E" w:rsidR="00AF7889" w:rsidRPr="00FD6110" w:rsidRDefault="00E17BEA">
      <w:pPr>
        <w:pStyle w:val="Heading2"/>
        <w:rPr>
          <w:rFonts w:ascii="DFKai-SB" w:eastAsia="DFKai-SB" w:hAnsi="DFKai-SB"/>
        </w:rPr>
      </w:pPr>
      <w:bookmarkStart w:id="52" w:name="_Toc11772517"/>
      <w:r w:rsidRPr="00FD6110">
        <w:rPr>
          <w:rFonts w:ascii="DFKai-SB" w:eastAsia="DFKai-SB" w:hAnsi="DFKai-SB"/>
          <w:lang w:eastAsia="zh-TW"/>
        </w:rPr>
        <w:t xml:space="preserve"> </w:t>
      </w:r>
      <w:bookmarkStart w:id="53" w:name="_Toc14374332"/>
      <w:proofErr w:type="spellStart"/>
      <w:r w:rsidR="00577174" w:rsidRPr="00FD6110">
        <w:rPr>
          <w:rFonts w:ascii="DFKai-SB" w:eastAsia="DFKai-SB" w:hAnsi="DFKai-SB"/>
        </w:rPr>
        <w:t>模型</w:t>
      </w:r>
      <w:bookmarkEnd w:id="52"/>
      <w:bookmarkEnd w:id="53"/>
      <w:proofErr w:type="spellEnd"/>
    </w:p>
    <w:p w14:paraId="776D603C" w14:textId="6ED20D22" w:rsidR="00AF7889" w:rsidRPr="00FD6110" w:rsidRDefault="00577174" w:rsidP="00F33619">
      <w:pPr>
        <w:pStyle w:val="FirstParagraph"/>
        <w:spacing w:line="360" w:lineRule="auto"/>
        <w:ind w:firstLineChars="200" w:firstLine="480"/>
        <w:rPr>
          <w:rFonts w:ascii="DFKai-SB" w:eastAsia="DFKai-SB" w:hAnsi="DFKai-SB"/>
          <w:lang w:eastAsia="zh-TW"/>
        </w:rPr>
      </w:pPr>
      <w:r w:rsidRPr="00FD6110">
        <w:rPr>
          <w:rFonts w:ascii="DFKai-SB" w:eastAsia="DFKai-SB" w:hAnsi="DFKai-SB"/>
          <w:lang w:eastAsia="zh-TW"/>
        </w:rPr>
        <w:t>本文</w:t>
      </w:r>
      <w:r w:rsidR="00A269FB">
        <w:rPr>
          <w:rFonts w:ascii="DFKai-SB" w:eastAsia="DFKai-SB" w:hAnsi="DFKai-SB"/>
          <w:lang w:eastAsia="zh-TW"/>
        </w:rPr>
        <w:t>將使用四種機器學習方法對學生被二一的狀況進行預測，分別為羅吉斯</w:t>
      </w:r>
      <w:r w:rsidR="00A269FB">
        <w:rPr>
          <w:rFonts w:ascii="DFKai-SB" w:eastAsia="DFKai-SB" w:hAnsi="DFKai-SB" w:hint="eastAsia"/>
          <w:lang w:eastAsia="zh-TW"/>
        </w:rPr>
        <w:t>迴</w:t>
      </w:r>
      <w:r w:rsidRPr="00FD6110">
        <w:rPr>
          <w:rFonts w:ascii="DFKai-SB" w:eastAsia="DFKai-SB" w:hAnsi="DFKai-SB"/>
          <w:lang w:eastAsia="zh-TW"/>
        </w:rPr>
        <w:t>歸、隨機森林、支持向量機以及人工神經網路，以下依依介紹：</w:t>
      </w:r>
    </w:p>
    <w:p w14:paraId="3A11E7D1" w14:textId="5F810E14" w:rsidR="00AF7889" w:rsidRPr="00FD6110" w:rsidRDefault="00E17BEA">
      <w:pPr>
        <w:pStyle w:val="Heading3"/>
        <w:rPr>
          <w:rFonts w:ascii="DFKai-SB" w:eastAsia="DFKai-SB" w:hAnsi="DFKai-SB"/>
        </w:rPr>
      </w:pPr>
      <w:bookmarkStart w:id="54" w:name="-logistic-regression"/>
      <w:bookmarkStart w:id="55" w:name="_Toc11772518"/>
      <w:r w:rsidRPr="00FD6110">
        <w:rPr>
          <w:rFonts w:ascii="DFKai-SB" w:eastAsia="DFKai-SB" w:hAnsi="DFKai-SB"/>
          <w:lang w:eastAsia="zh-TW"/>
        </w:rPr>
        <w:t xml:space="preserve"> </w:t>
      </w:r>
      <w:bookmarkStart w:id="56" w:name="_Toc14374333"/>
      <w:proofErr w:type="spellStart"/>
      <w:r w:rsidR="00A269FB">
        <w:rPr>
          <w:rFonts w:ascii="DFKai-SB" w:eastAsia="DFKai-SB" w:hAnsi="DFKai-SB"/>
        </w:rPr>
        <w:t>羅吉斯</w:t>
      </w:r>
      <w:r w:rsidR="00A269FB">
        <w:rPr>
          <w:rFonts w:ascii="DFKai-SB" w:eastAsia="DFKai-SB" w:hAnsi="DFKai-SB" w:hint="eastAsia"/>
        </w:rPr>
        <w:t>迴</w:t>
      </w:r>
      <w:r w:rsidR="00577174" w:rsidRPr="00FD6110">
        <w:rPr>
          <w:rFonts w:ascii="DFKai-SB" w:eastAsia="DFKai-SB" w:hAnsi="DFKai-SB"/>
        </w:rPr>
        <w:t>歸</w:t>
      </w:r>
      <w:proofErr w:type="spellEnd"/>
      <w:r w:rsidR="00577174" w:rsidRPr="00FD6110">
        <w:rPr>
          <w:rFonts w:ascii="DFKai-SB" w:eastAsia="DFKai-SB" w:hAnsi="DFKai-SB"/>
        </w:rPr>
        <w:t xml:space="preserve"> Logistic regression</w:t>
      </w:r>
      <w:bookmarkEnd w:id="54"/>
      <w:bookmarkEnd w:id="55"/>
      <w:bookmarkEnd w:id="56"/>
    </w:p>
    <w:p w14:paraId="5BF706E1" w14:textId="77777777" w:rsidR="00AF7889" w:rsidRPr="00FD6110" w:rsidRDefault="00577174" w:rsidP="002F3672">
      <w:pPr>
        <w:pStyle w:val="FirstParagraph"/>
        <w:spacing w:line="360" w:lineRule="auto"/>
        <w:ind w:firstLineChars="200" w:firstLine="480"/>
        <w:rPr>
          <w:rFonts w:ascii="DFKai-SB" w:eastAsia="DFKai-SB" w:hAnsi="DFKai-SB"/>
        </w:rPr>
      </w:pPr>
      <w:proofErr w:type="spellStart"/>
      <w:r w:rsidRPr="00FD6110">
        <w:rPr>
          <w:rFonts w:ascii="DFKai-SB" w:eastAsia="DFKai-SB" w:hAnsi="DFKai-SB"/>
        </w:rPr>
        <w:t>模型設定</w:t>
      </w:r>
      <w:proofErr w:type="spellEnd"/>
      <w:r w:rsidRPr="00FD6110">
        <w:rPr>
          <w:rFonts w:ascii="DFKai-SB" w:eastAsia="DFKai-SB" w:hAnsi="DFKai-SB"/>
        </w:rPr>
        <w:t>：</w:t>
      </w:r>
    </w:p>
    <w:p w14:paraId="2ECFCA4B" w14:textId="77777777" w:rsidR="00AF7889" w:rsidRPr="00FD6110" w:rsidRDefault="001D2B29" w:rsidP="002F3672">
      <w:pPr>
        <w:pStyle w:val="BodyText"/>
        <w:spacing w:line="360" w:lineRule="auto"/>
        <w:ind w:firstLineChars="200" w:firstLine="480"/>
        <w:rPr>
          <w:rFonts w:ascii="DFKai-SB" w:eastAsia="DFKai-SB" w:hAnsi="DFKai-SB"/>
        </w:rPr>
      </w:pPr>
      <m:oMathPara>
        <m:oMathParaPr>
          <m:jc m:val="center"/>
        </m:oMathParaPr>
        <m:oMath>
          <m:sSub>
            <m:sSubPr>
              <m:ctrlPr>
                <w:rPr>
                  <w:rFonts w:ascii="Cambria Math" w:eastAsia="DFKai-SB" w:hAnsi="Cambria Math"/>
                </w:rPr>
              </m:ctrlPr>
            </m:sSubPr>
            <m:e>
              <m:r>
                <w:rPr>
                  <w:rFonts w:ascii="Cambria Math" w:eastAsia="DFKai-SB" w:hAnsi="Cambria Math"/>
                </w:rPr>
                <m:t>p</m:t>
              </m:r>
            </m:e>
            <m:sub>
              <m:r>
                <w:rPr>
                  <w:rFonts w:ascii="Cambria Math" w:eastAsia="DFKai-SB" w:hAnsi="Cambria Math"/>
                </w:rPr>
                <m:t>i</m:t>
              </m:r>
            </m:sub>
          </m:sSub>
          <m:r>
            <w:rPr>
              <w:rFonts w:ascii="Cambria Math" w:eastAsia="DFKai-SB" w:hAnsi="Cambria Math"/>
            </w:rPr>
            <m:t>=</m:t>
          </m:r>
          <m:r>
            <m:rPr>
              <m:sty m:val="p"/>
            </m:rPr>
            <w:rPr>
              <w:rFonts w:ascii="Cambria Math" w:eastAsia="DFKai-SB" w:hAnsi="Cambria Math"/>
            </w:rPr>
            <m:t>Pr</m:t>
          </m:r>
          <m:r>
            <w:rPr>
              <w:rFonts w:ascii="Cambria Math" w:eastAsia="DFKai-SB" w:hAnsi="Cambria Math"/>
            </w:rPr>
            <m:t>(</m:t>
          </m:r>
          <m:sSub>
            <m:sSubPr>
              <m:ctrlPr>
                <w:rPr>
                  <w:rFonts w:ascii="Cambria Math" w:eastAsia="DFKai-SB" w:hAnsi="Cambria Math"/>
                </w:rPr>
              </m:ctrlPr>
            </m:sSubPr>
            <m:e>
              <m:r>
                <w:rPr>
                  <w:rFonts w:ascii="Cambria Math" w:eastAsia="DFKai-SB" w:hAnsi="Cambria Math"/>
                </w:rPr>
                <m:t>Y</m:t>
              </m:r>
            </m:e>
            <m:sub>
              <m:r>
                <w:rPr>
                  <w:rFonts w:ascii="Cambria Math" w:eastAsia="DFKai-SB" w:hAnsi="Cambria Math"/>
                </w:rPr>
                <m:t>i</m:t>
              </m:r>
            </m:sub>
          </m:sSub>
          <m:r>
            <w:rPr>
              <w:rFonts w:ascii="Cambria Math" w:eastAsia="DFKai-SB" w:hAnsi="Cambria Math"/>
            </w:rPr>
            <m:t>=1|</m:t>
          </m:r>
          <m:sSub>
            <m:sSubPr>
              <m:ctrlPr>
                <w:rPr>
                  <w:rFonts w:ascii="Cambria Math" w:eastAsia="DFKai-SB" w:hAnsi="Cambria Math"/>
                </w:rPr>
              </m:ctrlPr>
            </m:sSubPr>
            <m:e>
              <m:r>
                <w:rPr>
                  <w:rFonts w:ascii="Cambria Math" w:eastAsia="DFKai-SB" w:hAnsi="Cambria Math"/>
                </w:rPr>
                <m:t>X</m:t>
              </m:r>
            </m:e>
            <m:sub>
              <m:r>
                <w:rPr>
                  <w:rFonts w:ascii="Cambria Math" w:eastAsia="DFKai-SB" w:hAnsi="Cambria Math"/>
                </w:rPr>
                <m:t>i</m:t>
              </m:r>
            </m:sub>
          </m:sSub>
          <m:r>
            <w:rPr>
              <w:rFonts w:ascii="Cambria Math" w:eastAsia="DFKai-SB" w:hAnsi="Cambria Math"/>
            </w:rPr>
            <m:t>)=</m:t>
          </m:r>
          <m:f>
            <m:fPr>
              <m:ctrlPr>
                <w:rPr>
                  <w:rFonts w:ascii="Cambria Math" w:eastAsia="DFKai-SB" w:hAnsi="Cambria Math"/>
                </w:rPr>
              </m:ctrlPr>
            </m:fPr>
            <m:num>
              <m:r>
                <m:rPr>
                  <m:sty m:val="p"/>
                </m:rPr>
                <w:rPr>
                  <w:rFonts w:ascii="Cambria Math" w:eastAsia="DFKai-SB" w:hAnsi="Cambria Math"/>
                </w:rPr>
                <m:t>exp</m:t>
              </m:r>
              <m:r>
                <w:rPr>
                  <w:rFonts w:ascii="Cambria Math" w:eastAsia="DFKai-SB" w:hAnsi="Cambria Math"/>
                </w:rPr>
                <m:t>(β'</m:t>
              </m:r>
              <m:sSub>
                <m:sSubPr>
                  <m:ctrlPr>
                    <w:rPr>
                      <w:rFonts w:ascii="Cambria Math" w:eastAsia="DFKai-SB" w:hAnsi="Cambria Math"/>
                    </w:rPr>
                  </m:ctrlPr>
                </m:sSubPr>
                <m:e>
                  <m:r>
                    <w:rPr>
                      <w:rFonts w:ascii="Cambria Math" w:eastAsia="DFKai-SB" w:hAnsi="Cambria Math"/>
                    </w:rPr>
                    <m:t>x</m:t>
                  </m:r>
                </m:e>
                <m:sub>
                  <m:r>
                    <w:rPr>
                      <w:rFonts w:ascii="Cambria Math" w:eastAsia="DFKai-SB" w:hAnsi="Cambria Math"/>
                    </w:rPr>
                    <m:t>i</m:t>
                  </m:r>
                </m:sub>
              </m:sSub>
              <m:r>
                <w:rPr>
                  <w:rFonts w:ascii="Cambria Math" w:eastAsia="DFKai-SB" w:hAnsi="Cambria Math"/>
                </w:rPr>
                <m:t>)</m:t>
              </m:r>
            </m:num>
            <m:den>
              <m:r>
                <w:rPr>
                  <w:rFonts w:ascii="Cambria Math" w:eastAsia="DFKai-SB" w:hAnsi="Cambria Math"/>
                </w:rPr>
                <m:t>1+</m:t>
              </m:r>
              <m:r>
                <m:rPr>
                  <m:sty m:val="p"/>
                </m:rPr>
                <w:rPr>
                  <w:rFonts w:ascii="Cambria Math" w:eastAsia="DFKai-SB" w:hAnsi="Cambria Math"/>
                </w:rPr>
                <m:t>exp</m:t>
              </m:r>
              <m:r>
                <w:rPr>
                  <w:rFonts w:ascii="Cambria Math" w:eastAsia="DFKai-SB" w:hAnsi="Cambria Math"/>
                </w:rPr>
                <m:t>(β'</m:t>
              </m:r>
              <m:sSub>
                <m:sSubPr>
                  <m:ctrlPr>
                    <w:rPr>
                      <w:rFonts w:ascii="Cambria Math" w:eastAsia="DFKai-SB" w:hAnsi="Cambria Math"/>
                    </w:rPr>
                  </m:ctrlPr>
                </m:sSubPr>
                <m:e>
                  <m:r>
                    <w:rPr>
                      <w:rFonts w:ascii="Cambria Math" w:eastAsia="DFKai-SB" w:hAnsi="Cambria Math"/>
                    </w:rPr>
                    <m:t>x</m:t>
                  </m:r>
                </m:e>
                <m:sub>
                  <m:r>
                    <w:rPr>
                      <w:rFonts w:ascii="Cambria Math" w:eastAsia="DFKai-SB" w:hAnsi="Cambria Math"/>
                    </w:rPr>
                    <m:t>i</m:t>
                  </m:r>
                </m:sub>
              </m:sSub>
              <m:r>
                <w:rPr>
                  <w:rFonts w:ascii="Cambria Math" w:eastAsia="DFKai-SB" w:hAnsi="Cambria Math"/>
                </w:rPr>
                <m:t>)</m:t>
              </m:r>
            </m:den>
          </m:f>
        </m:oMath>
      </m:oMathPara>
    </w:p>
    <w:p w14:paraId="74906FF1" w14:textId="77777777" w:rsidR="00AF7889" w:rsidRPr="00FD6110" w:rsidRDefault="00577174" w:rsidP="002F3672">
      <w:pPr>
        <w:pStyle w:val="FirstParagraph"/>
        <w:spacing w:line="360" w:lineRule="auto"/>
        <w:ind w:firstLineChars="200" w:firstLine="480"/>
        <w:rPr>
          <w:rFonts w:ascii="DFKai-SB" w:eastAsia="DFKai-SB" w:hAnsi="DFKai-SB"/>
          <w:lang w:eastAsia="zh-TW"/>
        </w:rPr>
      </w:pPr>
      <w:r w:rsidRPr="00FD6110">
        <w:rPr>
          <w:rFonts w:ascii="DFKai-SB" w:eastAsia="DFKai-SB" w:hAnsi="DFKai-SB"/>
          <w:lang w:eastAsia="zh-TW"/>
        </w:rPr>
        <w:t>模型估計訓練方式：</w:t>
      </w:r>
    </w:p>
    <w:p w14:paraId="64236271" w14:textId="77777777" w:rsidR="00AF7889" w:rsidRPr="00FD6110" w:rsidRDefault="00577174" w:rsidP="002F3672">
      <w:pPr>
        <w:pStyle w:val="BodyText"/>
        <w:spacing w:line="360" w:lineRule="auto"/>
        <w:ind w:firstLineChars="200" w:firstLine="480"/>
        <w:rPr>
          <w:rFonts w:ascii="DFKai-SB" w:eastAsia="DFKai-SB" w:hAnsi="DFKai-SB"/>
          <w:lang w:eastAsia="zh-TW"/>
        </w:rPr>
      </w:pPr>
      <w:r w:rsidRPr="00FD6110">
        <w:rPr>
          <w:rFonts w:ascii="DFKai-SB" w:eastAsia="DFKai-SB" w:hAnsi="DFKai-SB"/>
          <w:lang w:eastAsia="zh-TW"/>
        </w:rPr>
        <w:t>估計方式為使用最大概似估計法，其求極值之目標函數為下</w:t>
      </w:r>
    </w:p>
    <w:p w14:paraId="3C84667D" w14:textId="77777777" w:rsidR="00AF7889" w:rsidRPr="00FD6110" w:rsidRDefault="00577174" w:rsidP="002F3672">
      <w:pPr>
        <w:pStyle w:val="BodyText"/>
        <w:spacing w:line="360" w:lineRule="auto"/>
        <w:ind w:firstLineChars="200" w:firstLine="480"/>
        <w:rPr>
          <w:rFonts w:ascii="DFKai-SB" w:eastAsia="DFKai-SB" w:hAnsi="DFKai-SB"/>
          <w:lang w:eastAsia="zh-TW"/>
        </w:rPr>
      </w:pPr>
      <m:oMathPara>
        <m:oMathParaPr>
          <m:jc m:val="center"/>
        </m:oMathParaPr>
        <m:oMath>
          <m:r>
            <w:rPr>
              <w:rFonts w:ascii="Cambria Math" w:eastAsia="DFKai-SB" w:hAnsi="Cambria Math"/>
            </w:rPr>
            <m:t>ma</m:t>
          </m:r>
          <m:sSub>
            <m:sSubPr>
              <m:ctrlPr>
                <w:rPr>
                  <w:rFonts w:ascii="Cambria Math" w:eastAsia="DFKai-SB" w:hAnsi="Cambria Math"/>
                </w:rPr>
              </m:ctrlPr>
            </m:sSubPr>
            <m:e>
              <m:r>
                <w:rPr>
                  <w:rFonts w:ascii="Cambria Math" w:eastAsia="DFKai-SB" w:hAnsi="Cambria Math"/>
                </w:rPr>
                <m:t>x</m:t>
              </m:r>
            </m:e>
            <m:sub>
              <m:r>
                <w:rPr>
                  <w:rFonts w:ascii="Cambria Math" w:eastAsia="DFKai-SB" w:hAnsi="Cambria Math"/>
                </w:rPr>
                <m:t>β</m:t>
              </m:r>
            </m:sub>
          </m:sSub>
          <m:nary>
            <m:naryPr>
              <m:chr m:val="∑"/>
              <m:limLoc m:val="undOvr"/>
              <m:supHide m:val="1"/>
              <m:ctrlPr>
                <w:rPr>
                  <w:rFonts w:ascii="Cambria Math" w:eastAsia="DFKai-SB" w:hAnsi="Cambria Math"/>
                </w:rPr>
              </m:ctrlPr>
            </m:naryPr>
            <m:sub>
              <m:r>
                <w:rPr>
                  <w:rFonts w:ascii="Cambria Math" w:eastAsia="DFKai-SB" w:hAnsi="Cambria Math"/>
                </w:rPr>
                <m:t>i∈</m:t>
              </m:r>
              <m:sSub>
                <m:sSubPr>
                  <m:ctrlPr>
                    <w:rPr>
                      <w:rFonts w:ascii="Cambria Math" w:eastAsia="DFKai-SB" w:hAnsi="Cambria Math"/>
                    </w:rPr>
                  </m:ctrlPr>
                </m:sSubPr>
                <m:e>
                  <m:r>
                    <m:rPr>
                      <m:scr m:val="script"/>
                      <m:sty m:val="p"/>
                    </m:rPr>
                    <w:rPr>
                      <w:rFonts w:ascii="Cambria Math" w:eastAsia="DFKai-SB" w:hAnsi="Cambria Math"/>
                    </w:rPr>
                    <m:t>S</m:t>
                  </m:r>
                </m:e>
                <m:sub>
                  <m:r>
                    <w:rPr>
                      <w:rFonts w:ascii="Cambria Math" w:eastAsia="DFKai-SB" w:hAnsi="Cambria Math"/>
                    </w:rPr>
                    <m:t>train</m:t>
                  </m:r>
                </m:sub>
              </m:sSub>
            </m:sub>
            <m:sup>
              <m:r>
                <w:rPr>
                  <w:rFonts w:ascii="Cambria Math" w:eastAsia="DFKai-SB" w:hAnsi="Cambria Math"/>
                </w:rPr>
                <m:t>​</m:t>
              </m:r>
            </m:sup>
            <m:e>
              <m:r>
                <w:rPr>
                  <w:rFonts w:ascii="Cambria Math" w:eastAsia="DFKai-SB" w:hAnsi="Cambria Math"/>
                </w:rPr>
                <m:t>{</m:t>
              </m:r>
            </m:e>
          </m:nary>
          <m:sSub>
            <m:sSubPr>
              <m:ctrlPr>
                <w:rPr>
                  <w:rFonts w:ascii="Cambria Math" w:eastAsia="DFKai-SB" w:hAnsi="Cambria Math"/>
                </w:rPr>
              </m:ctrlPr>
            </m:sSubPr>
            <m:e>
              <m:r>
                <w:rPr>
                  <w:rFonts w:ascii="Cambria Math" w:eastAsia="DFKai-SB" w:hAnsi="Cambria Math"/>
                </w:rPr>
                <m:t>y</m:t>
              </m:r>
            </m:e>
            <m:sub>
              <m:r>
                <w:rPr>
                  <w:rFonts w:ascii="Cambria Math" w:eastAsia="DFKai-SB" w:hAnsi="Cambria Math"/>
                </w:rPr>
                <m:t>i</m:t>
              </m:r>
            </m:sub>
          </m:sSub>
          <m:r>
            <m:rPr>
              <m:sty m:val="p"/>
            </m:rPr>
            <w:rPr>
              <w:rFonts w:ascii="Cambria Math" w:eastAsia="DFKai-SB" w:hAnsi="Cambria Math"/>
            </w:rPr>
            <m:t>log</m:t>
          </m:r>
          <m:sSub>
            <m:sSubPr>
              <m:ctrlPr>
                <w:rPr>
                  <w:rFonts w:ascii="Cambria Math" w:eastAsia="DFKai-SB" w:hAnsi="Cambria Math"/>
                </w:rPr>
              </m:ctrlPr>
            </m:sSubPr>
            <m:e>
              <m:r>
                <w:rPr>
                  <w:rFonts w:ascii="Cambria Math" w:eastAsia="DFKai-SB" w:hAnsi="Cambria Math"/>
                </w:rPr>
                <m:t>p</m:t>
              </m:r>
            </m:e>
            <m:sub>
              <m:r>
                <w:rPr>
                  <w:rFonts w:ascii="Cambria Math" w:eastAsia="DFKai-SB" w:hAnsi="Cambria Math"/>
                </w:rPr>
                <m:t>i</m:t>
              </m:r>
            </m:sub>
          </m:sSub>
          <m:r>
            <w:rPr>
              <w:rFonts w:ascii="Cambria Math" w:eastAsia="DFKai-SB" w:hAnsi="Cambria Math"/>
            </w:rPr>
            <m:t>+(1-</m:t>
          </m:r>
          <m:sSub>
            <m:sSubPr>
              <m:ctrlPr>
                <w:rPr>
                  <w:rFonts w:ascii="Cambria Math" w:eastAsia="DFKai-SB" w:hAnsi="Cambria Math"/>
                </w:rPr>
              </m:ctrlPr>
            </m:sSubPr>
            <m:e>
              <m:r>
                <w:rPr>
                  <w:rFonts w:ascii="Cambria Math" w:eastAsia="DFKai-SB" w:hAnsi="Cambria Math"/>
                </w:rPr>
                <m:t>y</m:t>
              </m:r>
            </m:e>
            <m:sub>
              <m:r>
                <w:rPr>
                  <w:rFonts w:ascii="Cambria Math" w:eastAsia="DFKai-SB" w:hAnsi="Cambria Math"/>
                </w:rPr>
                <m:t>i</m:t>
              </m:r>
            </m:sub>
          </m:sSub>
          <m:r>
            <w:rPr>
              <w:rFonts w:ascii="Cambria Math" w:eastAsia="DFKai-SB" w:hAnsi="Cambria Math"/>
            </w:rPr>
            <m:t>)</m:t>
          </m:r>
          <m:r>
            <m:rPr>
              <m:sty m:val="p"/>
            </m:rPr>
            <w:rPr>
              <w:rFonts w:ascii="Cambria Math" w:eastAsia="DFKai-SB" w:hAnsi="Cambria Math"/>
            </w:rPr>
            <m:t>log</m:t>
          </m:r>
          <m:r>
            <w:rPr>
              <w:rFonts w:ascii="Cambria Math" w:eastAsia="DFKai-SB" w:hAnsi="Cambria Math"/>
            </w:rPr>
            <m:t>(1-</m:t>
          </m:r>
          <m:sSub>
            <m:sSubPr>
              <m:ctrlPr>
                <w:rPr>
                  <w:rFonts w:ascii="Cambria Math" w:eastAsia="DFKai-SB" w:hAnsi="Cambria Math"/>
                </w:rPr>
              </m:ctrlPr>
            </m:sSubPr>
            <m:e>
              <m:r>
                <w:rPr>
                  <w:rFonts w:ascii="Cambria Math" w:eastAsia="DFKai-SB" w:hAnsi="Cambria Math"/>
                </w:rPr>
                <m:t>p</m:t>
              </m:r>
            </m:e>
            <m:sub>
              <m:r>
                <w:rPr>
                  <w:rFonts w:ascii="Cambria Math" w:eastAsia="DFKai-SB" w:hAnsi="Cambria Math"/>
                </w:rPr>
                <m:t>i</m:t>
              </m:r>
            </m:sub>
          </m:sSub>
          <m:r>
            <w:rPr>
              <w:rFonts w:ascii="Cambria Math" w:eastAsia="DFKai-SB" w:hAnsi="Cambria Math"/>
            </w:rPr>
            <m:t>)}</m:t>
          </m:r>
        </m:oMath>
      </m:oMathPara>
    </w:p>
    <w:p w14:paraId="3E5C904B" w14:textId="77777777" w:rsidR="00AF7889" w:rsidRPr="00FD6110" w:rsidRDefault="001D2B29" w:rsidP="002F3672">
      <w:pPr>
        <w:pStyle w:val="FirstParagraph"/>
        <w:spacing w:line="360" w:lineRule="auto"/>
        <w:ind w:firstLineChars="200" w:firstLine="480"/>
        <w:rPr>
          <w:rFonts w:ascii="DFKai-SB" w:eastAsia="DFKai-SB" w:hAnsi="DFKai-SB"/>
        </w:rPr>
      </w:pPr>
      <m:oMathPara>
        <m:oMathParaPr>
          <m:jc m:val="center"/>
        </m:oMathParaPr>
        <m:oMath>
          <m:sSub>
            <m:sSubPr>
              <m:ctrlPr>
                <w:rPr>
                  <w:rFonts w:ascii="Cambria Math" w:eastAsia="DFKai-SB" w:hAnsi="Cambria Math"/>
                </w:rPr>
              </m:ctrlPr>
            </m:sSubPr>
            <m:e>
              <m:acc>
                <m:accPr>
                  <m:ctrlPr>
                    <w:rPr>
                      <w:rFonts w:ascii="Cambria Math" w:eastAsia="DFKai-SB" w:hAnsi="Cambria Math"/>
                    </w:rPr>
                  </m:ctrlPr>
                </m:accPr>
                <m:e>
                  <m:r>
                    <w:rPr>
                      <w:rFonts w:ascii="Cambria Math" w:eastAsia="DFKai-SB" w:hAnsi="Cambria Math"/>
                    </w:rPr>
                    <m:t>p</m:t>
                  </m:r>
                </m:e>
              </m:acc>
            </m:e>
            <m:sub>
              <m:r>
                <w:rPr>
                  <w:rFonts w:ascii="Cambria Math" w:eastAsia="DFKai-SB" w:hAnsi="Cambria Math"/>
                </w:rPr>
                <m:t>i</m:t>
              </m:r>
            </m:sub>
          </m:sSub>
          <m:r>
            <w:rPr>
              <w:rFonts w:ascii="Cambria Math" w:eastAsia="DFKai-SB" w:hAnsi="Cambria Math"/>
            </w:rPr>
            <m:t>=</m:t>
          </m:r>
          <m:f>
            <m:fPr>
              <m:ctrlPr>
                <w:rPr>
                  <w:rFonts w:ascii="Cambria Math" w:eastAsia="DFKai-SB" w:hAnsi="Cambria Math"/>
                </w:rPr>
              </m:ctrlPr>
            </m:fPr>
            <m:num>
              <m:r>
                <m:rPr>
                  <m:sty m:val="p"/>
                </m:rPr>
                <w:rPr>
                  <w:rFonts w:ascii="Cambria Math" w:eastAsia="DFKai-SB" w:hAnsi="Cambria Math"/>
                </w:rPr>
                <m:t>exp</m:t>
              </m:r>
              <m:r>
                <w:rPr>
                  <w:rFonts w:ascii="Cambria Math" w:eastAsia="DFKai-SB" w:hAnsi="Cambria Math"/>
                </w:rPr>
                <m:t>(</m:t>
              </m:r>
              <m:acc>
                <m:accPr>
                  <m:ctrlPr>
                    <w:rPr>
                      <w:rFonts w:ascii="Cambria Math" w:eastAsia="DFKai-SB" w:hAnsi="Cambria Math"/>
                    </w:rPr>
                  </m:ctrlPr>
                </m:accPr>
                <m:e>
                  <m:r>
                    <w:rPr>
                      <w:rFonts w:ascii="Cambria Math" w:eastAsia="DFKai-SB" w:hAnsi="Cambria Math"/>
                    </w:rPr>
                    <m:t>β</m:t>
                  </m:r>
                </m:e>
              </m:acc>
              <m:r>
                <w:rPr>
                  <w:rFonts w:ascii="Cambria Math" w:eastAsia="DFKai-SB" w:hAnsi="Cambria Math"/>
                </w:rPr>
                <m:t>'</m:t>
              </m:r>
              <m:sSub>
                <m:sSubPr>
                  <m:ctrlPr>
                    <w:rPr>
                      <w:rFonts w:ascii="Cambria Math" w:eastAsia="DFKai-SB" w:hAnsi="Cambria Math"/>
                    </w:rPr>
                  </m:ctrlPr>
                </m:sSubPr>
                <m:e>
                  <m:r>
                    <w:rPr>
                      <w:rFonts w:ascii="Cambria Math" w:eastAsia="DFKai-SB" w:hAnsi="Cambria Math"/>
                    </w:rPr>
                    <m:t>x</m:t>
                  </m:r>
                </m:e>
                <m:sub>
                  <m:r>
                    <w:rPr>
                      <w:rFonts w:ascii="Cambria Math" w:eastAsia="DFKai-SB" w:hAnsi="Cambria Math"/>
                    </w:rPr>
                    <m:t>i</m:t>
                  </m:r>
                </m:sub>
              </m:sSub>
              <m:r>
                <w:rPr>
                  <w:rFonts w:ascii="Cambria Math" w:eastAsia="DFKai-SB" w:hAnsi="Cambria Math"/>
                </w:rPr>
                <m:t>)</m:t>
              </m:r>
            </m:num>
            <m:den>
              <m:r>
                <w:rPr>
                  <w:rFonts w:ascii="Cambria Math" w:eastAsia="DFKai-SB" w:hAnsi="Cambria Math"/>
                </w:rPr>
                <m:t>1+</m:t>
              </m:r>
              <m:r>
                <m:rPr>
                  <m:sty m:val="p"/>
                </m:rPr>
                <w:rPr>
                  <w:rFonts w:ascii="Cambria Math" w:eastAsia="DFKai-SB" w:hAnsi="Cambria Math"/>
                </w:rPr>
                <m:t>exp</m:t>
              </m:r>
              <m:r>
                <w:rPr>
                  <w:rFonts w:ascii="Cambria Math" w:eastAsia="DFKai-SB" w:hAnsi="Cambria Math"/>
                </w:rPr>
                <m:t>(</m:t>
              </m:r>
              <m:acc>
                <m:accPr>
                  <m:ctrlPr>
                    <w:rPr>
                      <w:rFonts w:ascii="Cambria Math" w:eastAsia="DFKai-SB" w:hAnsi="Cambria Math"/>
                    </w:rPr>
                  </m:ctrlPr>
                </m:accPr>
                <m:e>
                  <m:r>
                    <w:rPr>
                      <w:rFonts w:ascii="Cambria Math" w:eastAsia="DFKai-SB" w:hAnsi="Cambria Math"/>
                    </w:rPr>
                    <m:t>β</m:t>
                  </m:r>
                </m:e>
              </m:acc>
              <m:r>
                <w:rPr>
                  <w:rFonts w:ascii="Cambria Math" w:eastAsia="DFKai-SB" w:hAnsi="Cambria Math"/>
                </w:rPr>
                <m:t>'</m:t>
              </m:r>
              <m:sSub>
                <m:sSubPr>
                  <m:ctrlPr>
                    <w:rPr>
                      <w:rFonts w:ascii="Cambria Math" w:eastAsia="DFKai-SB" w:hAnsi="Cambria Math"/>
                    </w:rPr>
                  </m:ctrlPr>
                </m:sSubPr>
                <m:e>
                  <m:r>
                    <w:rPr>
                      <w:rFonts w:ascii="Cambria Math" w:eastAsia="DFKai-SB" w:hAnsi="Cambria Math"/>
                    </w:rPr>
                    <m:t>x</m:t>
                  </m:r>
                </m:e>
                <m:sub>
                  <m:r>
                    <w:rPr>
                      <w:rFonts w:ascii="Cambria Math" w:eastAsia="DFKai-SB" w:hAnsi="Cambria Math"/>
                    </w:rPr>
                    <m:t>i</m:t>
                  </m:r>
                </m:sub>
              </m:sSub>
              <m:r>
                <w:rPr>
                  <w:rFonts w:ascii="Cambria Math" w:eastAsia="DFKai-SB" w:hAnsi="Cambria Math"/>
                </w:rPr>
                <m:t>)</m:t>
              </m:r>
            </m:den>
          </m:f>
        </m:oMath>
      </m:oMathPara>
    </w:p>
    <w:p w14:paraId="001860A5" w14:textId="77777777" w:rsidR="00AF7889" w:rsidRPr="00FD6110" w:rsidRDefault="00577174" w:rsidP="002F3672">
      <w:pPr>
        <w:pStyle w:val="FirstParagraph"/>
        <w:spacing w:line="360" w:lineRule="auto"/>
        <w:ind w:firstLineChars="200" w:firstLine="480"/>
        <w:rPr>
          <w:rFonts w:ascii="DFKai-SB" w:eastAsia="DFKai-SB" w:hAnsi="DFKai-SB"/>
        </w:rPr>
      </w:pPr>
      <w:proofErr w:type="spellStart"/>
      <w:r w:rsidRPr="00FD6110">
        <w:rPr>
          <w:rFonts w:ascii="DFKai-SB" w:eastAsia="DFKai-SB" w:hAnsi="DFKai-SB"/>
        </w:rPr>
        <w:t>預測使用方式</w:t>
      </w:r>
      <w:proofErr w:type="spellEnd"/>
      <w:r w:rsidRPr="00FD6110">
        <w:rPr>
          <w:rFonts w:ascii="DFKai-SB" w:eastAsia="DFKai-SB" w:hAnsi="DFKai-SB"/>
        </w:rPr>
        <w:t>：</w:t>
      </w:r>
    </w:p>
    <w:p w14:paraId="424053C9" w14:textId="77777777" w:rsidR="00AF7889" w:rsidRPr="00FD6110" w:rsidRDefault="001D2B29" w:rsidP="002F3672">
      <w:pPr>
        <w:pStyle w:val="BodyText"/>
        <w:spacing w:line="360" w:lineRule="auto"/>
        <w:ind w:firstLineChars="200" w:firstLine="480"/>
        <w:rPr>
          <w:rFonts w:ascii="DFKai-SB" w:eastAsia="DFKai-SB" w:hAnsi="DFKai-SB"/>
        </w:rPr>
      </w:pPr>
      <m:oMathPara>
        <m:oMathParaPr>
          <m:jc m:val="center"/>
        </m:oMathParaPr>
        <m:oMath>
          <m:sSub>
            <m:sSubPr>
              <m:ctrlPr>
                <w:rPr>
                  <w:rFonts w:ascii="Cambria Math" w:eastAsia="DFKai-SB" w:hAnsi="Cambria Math"/>
                </w:rPr>
              </m:ctrlPr>
            </m:sSubPr>
            <m:e>
              <m:acc>
                <m:accPr>
                  <m:ctrlPr>
                    <w:rPr>
                      <w:rFonts w:ascii="Cambria Math" w:eastAsia="DFKai-SB" w:hAnsi="Cambria Math"/>
                    </w:rPr>
                  </m:ctrlPr>
                </m:accPr>
                <m:e>
                  <m:r>
                    <w:rPr>
                      <w:rFonts w:ascii="Cambria Math" w:eastAsia="DFKai-SB" w:hAnsi="Cambria Math"/>
                    </w:rPr>
                    <m:t>y</m:t>
                  </m:r>
                </m:e>
              </m:acc>
            </m:e>
            <m:sub>
              <m:r>
                <w:rPr>
                  <w:rFonts w:ascii="Cambria Math" w:eastAsia="DFKai-SB" w:hAnsi="Cambria Math"/>
                </w:rPr>
                <m:t>i</m:t>
              </m:r>
            </m:sub>
          </m:sSub>
          <m:r>
            <w:rPr>
              <w:rFonts w:ascii="Cambria Math" w:eastAsia="DFKai-SB" w:hAnsi="Cambria Math"/>
            </w:rPr>
            <m:t>=</m:t>
          </m:r>
          <m:d>
            <m:dPr>
              <m:begChr m:val="{"/>
              <m:endChr m:val=""/>
              <m:ctrlPr>
                <w:rPr>
                  <w:rFonts w:ascii="Cambria Math" w:eastAsia="DFKai-SB" w:hAnsi="Cambria Math"/>
                </w:rPr>
              </m:ctrlPr>
            </m:dPr>
            <m:e>
              <m:m>
                <m:mPr>
                  <m:plcHide m:val="1"/>
                  <m:mcs>
                    <m:mc>
                      <m:mcPr>
                        <m:count m:val="2"/>
                        <m:mcJc m:val="left"/>
                      </m:mcPr>
                    </m:mc>
                  </m:mcs>
                  <m:ctrlPr>
                    <w:rPr>
                      <w:rFonts w:ascii="Cambria Math" w:eastAsia="DFKai-SB" w:hAnsi="Cambria Math"/>
                    </w:rPr>
                  </m:ctrlPr>
                </m:mPr>
                <m:mr>
                  <m:e>
                    <m:r>
                      <w:rPr>
                        <w:rFonts w:ascii="Cambria Math" w:eastAsia="DFKai-SB" w:hAnsi="Cambria Math"/>
                      </w:rPr>
                      <m:t>1</m:t>
                    </m:r>
                  </m:e>
                  <m:e>
                    <m:r>
                      <m:rPr>
                        <m:sty m:val="p"/>
                      </m:rPr>
                      <w:rPr>
                        <w:rFonts w:ascii="Cambria Math" w:eastAsia="DFKai-SB" w:hAnsi="Cambria Math"/>
                      </w:rPr>
                      <m:t xml:space="preserve">if </m:t>
                    </m:r>
                    <m:sSub>
                      <m:sSubPr>
                        <m:ctrlPr>
                          <w:rPr>
                            <w:rFonts w:ascii="Cambria Math" w:eastAsia="DFKai-SB" w:hAnsi="Cambria Math"/>
                          </w:rPr>
                        </m:ctrlPr>
                      </m:sSubPr>
                      <m:e>
                        <m:acc>
                          <m:accPr>
                            <m:ctrlPr>
                              <w:rPr>
                                <w:rFonts w:ascii="Cambria Math" w:eastAsia="DFKai-SB" w:hAnsi="Cambria Math"/>
                              </w:rPr>
                            </m:ctrlPr>
                          </m:accPr>
                          <m:e>
                            <m:r>
                              <w:rPr>
                                <w:rFonts w:ascii="Cambria Math" w:eastAsia="DFKai-SB" w:hAnsi="Cambria Math"/>
                              </w:rPr>
                              <m:t>p</m:t>
                            </m:r>
                          </m:e>
                        </m:acc>
                      </m:e>
                      <m:sub>
                        <m:r>
                          <w:rPr>
                            <w:rFonts w:ascii="Cambria Math" w:eastAsia="DFKai-SB" w:hAnsi="Cambria Math"/>
                          </w:rPr>
                          <m:t>i</m:t>
                        </m:r>
                      </m:sub>
                    </m:sSub>
                    <m:r>
                      <w:rPr>
                        <w:rFonts w:ascii="Cambria Math" w:eastAsia="DFKai-SB" w:hAnsi="Cambria Math"/>
                      </w:rPr>
                      <m:t>≥</m:t>
                    </m:r>
                    <m:acc>
                      <m:accPr>
                        <m:ctrlPr>
                          <w:rPr>
                            <w:rFonts w:ascii="Cambria Math" w:eastAsia="DFKai-SB" w:hAnsi="Cambria Math"/>
                          </w:rPr>
                        </m:ctrlPr>
                      </m:accPr>
                      <m:e>
                        <m:r>
                          <w:rPr>
                            <w:rFonts w:ascii="Cambria Math" w:eastAsia="DFKai-SB" w:hAnsi="Cambria Math"/>
                          </w:rPr>
                          <m:t>c</m:t>
                        </m:r>
                      </m:e>
                    </m:acc>
                  </m:e>
                </m:mr>
                <m:mr>
                  <m:e>
                    <m:r>
                      <w:rPr>
                        <w:rFonts w:ascii="Cambria Math" w:eastAsia="DFKai-SB" w:hAnsi="Cambria Math"/>
                      </w:rPr>
                      <m:t>0</m:t>
                    </m:r>
                  </m:e>
                  <m:e>
                    <m:r>
                      <m:rPr>
                        <m:sty m:val="p"/>
                      </m:rPr>
                      <w:rPr>
                        <w:rFonts w:ascii="Cambria Math" w:eastAsia="DFKai-SB" w:hAnsi="Cambria Math"/>
                      </w:rPr>
                      <m:t>otherwise.</m:t>
                    </m:r>
                  </m:e>
                </m:mr>
              </m:m>
            </m:e>
          </m:d>
        </m:oMath>
      </m:oMathPara>
    </w:p>
    <w:p w14:paraId="38DB288D" w14:textId="17E67209" w:rsidR="00AF7889" w:rsidRPr="00FD6110" w:rsidRDefault="001D2B29" w:rsidP="002F3672">
      <w:pPr>
        <w:pStyle w:val="FirstParagraph"/>
        <w:spacing w:line="360" w:lineRule="auto"/>
        <w:ind w:firstLineChars="200" w:firstLine="480"/>
        <w:rPr>
          <w:rFonts w:ascii="DFKai-SB" w:eastAsia="DFKai-SB" w:hAnsi="DFKai-SB"/>
          <w:lang w:eastAsia="zh-TW"/>
        </w:rPr>
      </w:pPr>
      <m:oMath>
        <m:acc>
          <m:accPr>
            <m:ctrlPr>
              <w:rPr>
                <w:rFonts w:ascii="Cambria Math" w:eastAsia="DFKai-SB" w:hAnsi="Cambria Math"/>
                <w:i/>
              </w:rPr>
            </m:ctrlPr>
          </m:accPr>
          <m:e>
            <m:r>
              <w:rPr>
                <w:rFonts w:ascii="Cambria Math" w:eastAsia="DFKai-SB" w:hAnsi="Cambria Math"/>
                <w:lang w:eastAsia="zh-TW"/>
              </w:rPr>
              <m:t>c</m:t>
            </m:r>
          </m:e>
        </m:acc>
      </m:oMath>
      <w:r w:rsidR="00577174" w:rsidRPr="00FD6110">
        <w:rPr>
          <w:rFonts w:ascii="DFKai-SB" w:eastAsia="DFKai-SB" w:hAnsi="DFKai-SB"/>
          <w:lang w:eastAsia="zh-TW"/>
        </w:rPr>
        <w:t>為門檻值，若預測出的機率高於此門檻值便顯示為被二一，若低於則為沒被二一。</w:t>
      </w:r>
    </w:p>
    <w:p w14:paraId="4AAF8B3B" w14:textId="2A6356E1" w:rsidR="00AF7889" w:rsidRPr="00FD6110" w:rsidRDefault="00A62BCA">
      <w:pPr>
        <w:pStyle w:val="Heading3"/>
        <w:rPr>
          <w:rFonts w:ascii="DFKai-SB" w:eastAsia="DFKai-SB" w:hAnsi="DFKai-SB"/>
        </w:rPr>
      </w:pPr>
      <w:bookmarkStart w:id="57" w:name="_Toc11772519"/>
      <w:r w:rsidRPr="00FD6110">
        <w:rPr>
          <w:rFonts w:ascii="DFKai-SB" w:eastAsia="DFKai-SB" w:hAnsi="DFKai-SB"/>
          <w:lang w:eastAsia="zh-TW"/>
        </w:rPr>
        <w:t xml:space="preserve"> </w:t>
      </w:r>
      <w:bookmarkStart w:id="58" w:name="_Toc14374334"/>
      <w:proofErr w:type="spellStart"/>
      <w:r w:rsidR="00577174" w:rsidRPr="00FD6110">
        <w:rPr>
          <w:rFonts w:ascii="DFKai-SB" w:eastAsia="DFKai-SB" w:hAnsi="DFKai-SB"/>
        </w:rPr>
        <w:t>決策樹</w:t>
      </w:r>
      <w:bookmarkEnd w:id="57"/>
      <w:bookmarkEnd w:id="58"/>
      <w:proofErr w:type="spellEnd"/>
    </w:p>
    <w:p w14:paraId="4B7D2063" w14:textId="77777777" w:rsidR="00AF7889" w:rsidRPr="00FD6110" w:rsidRDefault="00577174" w:rsidP="007A7978">
      <w:pPr>
        <w:pStyle w:val="FirstParagraph"/>
        <w:spacing w:line="360" w:lineRule="auto"/>
        <w:ind w:firstLineChars="200" w:firstLine="480"/>
        <w:rPr>
          <w:rFonts w:ascii="DFKai-SB" w:eastAsia="DFKai-SB" w:hAnsi="DFKai-SB"/>
          <w:lang w:eastAsia="zh-TW"/>
        </w:rPr>
      </w:pPr>
      <w:r w:rsidRPr="00FD6110">
        <w:rPr>
          <w:rFonts w:ascii="DFKai-SB" w:eastAsia="DFKai-SB" w:hAnsi="DFKai-SB"/>
          <w:lang w:eastAsia="zh-TW"/>
        </w:rPr>
        <w:t>模型設定：一連串的樹狀決策結構，從根結點出發開始一連串由單一特徵變數所形成的「是/否」分枝，一直下去直到判斷出所屬分類。</w:t>
      </w:r>
    </w:p>
    <w:p w14:paraId="1A505A85" w14:textId="77777777" w:rsidR="00AF7889" w:rsidRPr="00FD6110" w:rsidRDefault="00577174" w:rsidP="007A7978">
      <w:pPr>
        <w:pStyle w:val="BodyText"/>
        <w:spacing w:line="360" w:lineRule="auto"/>
        <w:ind w:firstLineChars="200" w:firstLine="480"/>
        <w:rPr>
          <w:rFonts w:ascii="DFKai-SB" w:eastAsia="DFKai-SB" w:hAnsi="DFKai-SB"/>
        </w:rPr>
      </w:pPr>
      <w:r w:rsidRPr="00FD6110">
        <w:rPr>
          <w:rFonts w:ascii="DFKai-SB" w:eastAsia="DFKai-SB" w:hAnsi="DFKai-SB"/>
        </w:rPr>
        <w:t>example：</w:t>
      </w:r>
    </w:p>
    <w:p w14:paraId="17AD7104" w14:textId="77777777" w:rsidR="00AF7889" w:rsidRPr="00FD6110" w:rsidRDefault="00577174" w:rsidP="007A7978">
      <w:pPr>
        <w:pStyle w:val="BodyText"/>
        <w:spacing w:line="360" w:lineRule="auto"/>
        <w:ind w:firstLineChars="200" w:firstLine="480"/>
        <w:rPr>
          <w:rFonts w:ascii="DFKai-SB" w:eastAsia="DFKai-SB" w:hAnsi="DFKai-SB"/>
        </w:rPr>
      </w:pPr>
      <w:r w:rsidRPr="00FD6110">
        <w:rPr>
          <w:rFonts w:ascii="DFKai-SB" w:eastAsia="DFKai-SB" w:hAnsi="DFKai-SB"/>
        </w:rPr>
        <w:t>“</w:t>
      </w:r>
      <w:proofErr w:type="spellStart"/>
      <w:r w:rsidRPr="00FD6110">
        <w:rPr>
          <w:rFonts w:ascii="DFKai-SB" w:eastAsia="DFKai-SB" w:hAnsi="DFKai-SB"/>
        </w:rPr>
        <w:t>過去是否有二一</w:t>
      </w:r>
      <w:proofErr w:type="spellEnd"/>
      <w:r w:rsidRPr="00FD6110">
        <w:rPr>
          <w:rFonts w:ascii="DFKai-SB" w:eastAsia="DFKai-SB" w:hAnsi="DFKai-SB"/>
        </w:rPr>
        <w:t>”</w:t>
      </w:r>
    </w:p>
    <w:p w14:paraId="73D571FA" w14:textId="77777777" w:rsidR="00AF7889" w:rsidRPr="00FD6110" w:rsidRDefault="00577174" w:rsidP="007A7978">
      <w:pPr>
        <w:numPr>
          <w:ilvl w:val="0"/>
          <w:numId w:val="3"/>
        </w:numPr>
        <w:spacing w:line="360" w:lineRule="auto"/>
        <w:ind w:firstLineChars="200" w:firstLine="480"/>
        <w:rPr>
          <w:rFonts w:ascii="DFKai-SB" w:eastAsia="DFKai-SB" w:hAnsi="DFKai-SB"/>
        </w:rPr>
      </w:pPr>
      <w:proofErr w:type="spellStart"/>
      <w:r w:rsidRPr="00FD6110">
        <w:rPr>
          <w:rFonts w:ascii="DFKai-SB" w:eastAsia="DFKai-SB" w:hAnsi="DFKai-SB"/>
        </w:rPr>
        <w:t>是：預測會二一</w:t>
      </w:r>
      <w:proofErr w:type="spellEnd"/>
    </w:p>
    <w:p w14:paraId="5E82879E" w14:textId="77777777" w:rsidR="00AF7889" w:rsidRPr="00FD6110" w:rsidRDefault="00577174" w:rsidP="007A7978">
      <w:pPr>
        <w:numPr>
          <w:ilvl w:val="0"/>
          <w:numId w:val="3"/>
        </w:numPr>
        <w:spacing w:line="360" w:lineRule="auto"/>
        <w:ind w:firstLineChars="200" w:firstLine="480"/>
        <w:rPr>
          <w:rFonts w:ascii="DFKai-SB" w:eastAsia="DFKai-SB" w:hAnsi="DFKai-SB"/>
        </w:rPr>
      </w:pPr>
      <w:proofErr w:type="spellStart"/>
      <w:r w:rsidRPr="00FD6110">
        <w:rPr>
          <w:rFonts w:ascii="DFKai-SB" w:eastAsia="DFKai-SB" w:hAnsi="DFKai-SB"/>
        </w:rPr>
        <w:t>不：預測不會二一</w:t>
      </w:r>
      <w:proofErr w:type="spellEnd"/>
    </w:p>
    <w:p w14:paraId="5099A5B8" w14:textId="77777777" w:rsidR="00AF7889" w:rsidRPr="00FD6110" w:rsidRDefault="00577174" w:rsidP="007A7978">
      <w:pPr>
        <w:pStyle w:val="FirstParagraph"/>
        <w:spacing w:line="360" w:lineRule="auto"/>
        <w:ind w:firstLineChars="200" w:firstLine="480"/>
        <w:rPr>
          <w:rFonts w:ascii="DFKai-SB" w:eastAsia="DFKai-SB" w:hAnsi="DFKai-SB"/>
        </w:rPr>
      </w:pPr>
      <w:proofErr w:type="spellStart"/>
      <w:r w:rsidRPr="00FD6110">
        <w:rPr>
          <w:rFonts w:ascii="DFKai-SB" w:eastAsia="DFKai-SB" w:hAnsi="DFKai-SB"/>
        </w:rPr>
        <w:t>模型估計訓練方式</w:t>
      </w:r>
      <w:proofErr w:type="spellEnd"/>
      <w:r w:rsidRPr="00FD6110">
        <w:rPr>
          <w:rFonts w:ascii="DFKai-SB" w:eastAsia="DFKai-SB" w:hAnsi="DFKai-SB"/>
        </w:rPr>
        <w:t>：</w:t>
      </w:r>
    </w:p>
    <w:p w14:paraId="31775E35" w14:textId="77777777" w:rsidR="00AF7889" w:rsidRPr="00FD6110" w:rsidRDefault="00577174" w:rsidP="007A7978">
      <w:pPr>
        <w:pStyle w:val="BodyText"/>
        <w:spacing w:line="360" w:lineRule="auto"/>
        <w:ind w:firstLineChars="200" w:firstLine="480"/>
        <w:rPr>
          <w:rFonts w:ascii="DFKai-SB" w:eastAsia="DFKai-SB" w:hAnsi="DFKai-SB"/>
          <w:lang w:eastAsia="zh-TW"/>
        </w:rPr>
      </w:pPr>
      <w:r w:rsidRPr="00FD6110">
        <w:rPr>
          <w:rFonts w:ascii="DFKai-SB" w:eastAsia="DFKai-SB" w:hAnsi="DFKai-SB"/>
          <w:lang w:eastAsia="zh-TW"/>
        </w:rPr>
        <w:t>每一筆資料依決策樹分類後，會落在其中一個葉結點，因此每個葉結果會搜集到一群資料。完美的分類必需是每個葉結點資料群都是同類的，即都被二一或都不被二一，因此，對於一棵決策樹可計算它每個葉節點群的異類混雜程度，即不純度的概念，接著再進一步去考慮要不要對某個葉節點改成特徵變數子結點，進一步分類，以降低整體的不純度，直到不純度夠低為止。</w:t>
      </w:r>
    </w:p>
    <w:p w14:paraId="4B65F357" w14:textId="77777777" w:rsidR="00AF7889" w:rsidRPr="00FD6110" w:rsidRDefault="00577174">
      <w:pPr>
        <w:pStyle w:val="BodyText"/>
        <w:rPr>
          <w:rFonts w:ascii="DFKai-SB" w:eastAsia="DFKai-SB" w:hAnsi="DFKai-SB"/>
          <w:lang w:eastAsia="zh-TW"/>
        </w:rPr>
      </w:pPr>
      <w:r w:rsidRPr="00FD6110">
        <w:rPr>
          <w:rFonts w:ascii="DFKai-SB" w:eastAsia="DFKai-SB" w:hAnsi="DFKai-SB"/>
          <w:lang w:eastAsia="zh-TW"/>
        </w:rPr>
        <w:t>預測使用方式：</w:t>
      </w:r>
    </w:p>
    <w:p w14:paraId="47AF5BDA" w14:textId="36A9926D" w:rsidR="007A582B" w:rsidRPr="00FD6110" w:rsidRDefault="007A582B" w:rsidP="007A582B">
      <w:pPr>
        <w:pStyle w:val="Caption"/>
        <w:keepNext/>
        <w:spacing w:line="360" w:lineRule="auto"/>
        <w:jc w:val="center"/>
        <w:rPr>
          <w:rFonts w:ascii="DFKai-SB" w:eastAsia="DFKai-SB" w:hAnsi="DFKai-SB"/>
          <w:i w:val="0"/>
          <w:lang w:eastAsia="zh-TW"/>
        </w:rPr>
      </w:pPr>
      <w:r w:rsidRPr="00FD6110">
        <w:rPr>
          <w:rFonts w:ascii="DFKai-SB" w:eastAsia="DFKai-SB" w:hAnsi="DFKai-SB" w:hint="eastAsia"/>
          <w:i w:val="0"/>
          <w:lang w:eastAsia="zh-TW"/>
        </w:rPr>
        <w:t>圖</w:t>
      </w:r>
      <w:r w:rsidR="002C5B53">
        <w:rPr>
          <w:rFonts w:ascii="DFKai-SB" w:eastAsia="DFKai-SB" w:hAnsi="DFKai-SB"/>
          <w:i w:val="0"/>
          <w:lang w:eastAsia="zh-TW"/>
        </w:rPr>
        <w:t>3</w:t>
      </w:r>
      <w:r w:rsidRPr="00FD6110">
        <w:rPr>
          <w:rFonts w:ascii="DFKai-SB" w:eastAsia="DFKai-SB" w:hAnsi="DFKai-SB" w:hint="eastAsia"/>
          <w:i w:val="0"/>
          <w:lang w:eastAsia="zh-TW"/>
        </w:rPr>
        <w:t>-</w:t>
      </w:r>
      <w:r w:rsidR="00CA2202">
        <w:rPr>
          <w:rFonts w:ascii="DFKai-SB" w:eastAsia="DFKai-SB" w:hAnsi="DFKai-SB"/>
          <w:i w:val="0"/>
          <w:lang w:eastAsia="zh-TW"/>
        </w:rPr>
        <w:t>1</w:t>
      </w:r>
      <w:r w:rsidRPr="00FD6110">
        <w:rPr>
          <w:rFonts w:ascii="DFKai-SB" w:eastAsia="DFKai-SB" w:hAnsi="DFKai-SB" w:hint="eastAsia"/>
          <w:i w:val="0"/>
          <w:lang w:eastAsia="zh-TW"/>
        </w:rPr>
        <w:t>：</w:t>
      </w:r>
      <w:r>
        <w:rPr>
          <w:rFonts w:ascii="DFKai-SB" w:eastAsia="DFKai-SB" w:hAnsi="DFKai-SB"/>
          <w:i w:val="0"/>
          <w:lang w:eastAsia="zh-TW"/>
        </w:rPr>
        <w:t>決策樹</w:t>
      </w:r>
      <w:r w:rsidR="00647B63">
        <w:rPr>
          <w:rFonts w:ascii="DFKai-SB" w:eastAsia="DFKai-SB" w:hAnsi="DFKai-SB"/>
          <w:i w:val="0"/>
          <w:lang w:eastAsia="zh-TW"/>
        </w:rPr>
        <w:t>第一次分裂</w:t>
      </w:r>
      <w:r>
        <w:rPr>
          <w:rFonts w:ascii="DFKai-SB" w:eastAsia="DFKai-SB" w:hAnsi="DFKai-SB"/>
          <w:i w:val="0"/>
          <w:lang w:eastAsia="zh-TW"/>
        </w:rPr>
        <w:t>圖</w:t>
      </w:r>
    </w:p>
    <w:p w14:paraId="1105F971" w14:textId="448917D6" w:rsidR="00AF7889" w:rsidRPr="00FD6110" w:rsidRDefault="00EF5D01" w:rsidP="003D793A">
      <w:pPr>
        <w:pStyle w:val="BodyText"/>
        <w:jc w:val="center"/>
        <w:rPr>
          <w:rFonts w:ascii="DFKai-SB" w:eastAsia="DFKai-SB" w:hAnsi="DFKai-SB"/>
        </w:rPr>
      </w:pPr>
      <w:r w:rsidRPr="00FD6110">
        <w:rPr>
          <w:rFonts w:ascii="DFKai-SB" w:eastAsia="DFKai-SB" w:hAnsi="DFKai-SB"/>
          <w:noProof/>
          <w:lang w:eastAsia="zh-TW"/>
        </w:rPr>
        <w:drawing>
          <wp:inline distT="0" distB="0" distL="0" distR="0" wp14:anchorId="5A6433A0" wp14:editId="511D5485">
            <wp:extent cx="3132219" cy="1626651"/>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螢幕快照 2019-06-13 下午10.53.1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59230" cy="1640679"/>
                    </a:xfrm>
                    <a:prstGeom prst="rect">
                      <a:avLst/>
                    </a:prstGeom>
                  </pic:spPr>
                </pic:pic>
              </a:graphicData>
            </a:graphic>
          </wp:inline>
        </w:drawing>
      </w:r>
    </w:p>
    <w:p w14:paraId="2D3F1727" w14:textId="35072C0F" w:rsidR="00AF7889" w:rsidRPr="00FD6110" w:rsidRDefault="00577174" w:rsidP="004774F5">
      <w:pPr>
        <w:pStyle w:val="BodyText"/>
        <w:spacing w:line="360" w:lineRule="auto"/>
        <w:ind w:firstLineChars="200" w:firstLine="480"/>
        <w:rPr>
          <w:rFonts w:ascii="DFKai-SB" w:eastAsia="DFKai-SB" w:hAnsi="DFKai-SB"/>
          <w:lang w:eastAsia="zh-TW"/>
        </w:rPr>
      </w:pPr>
      <w:r w:rsidRPr="00FD6110">
        <w:rPr>
          <w:rFonts w:ascii="DFKai-SB" w:eastAsia="DFKai-SB" w:hAnsi="DFKai-SB"/>
          <w:lang w:eastAsia="zh-TW"/>
        </w:rPr>
        <w:lastRenderedPageBreak/>
        <w:t>圖</w:t>
      </w:r>
      <w:r w:rsidR="00756D35">
        <w:rPr>
          <w:rFonts w:ascii="DFKai-SB" w:eastAsia="DFKai-SB" w:hAnsi="DFKai-SB"/>
          <w:lang w:eastAsia="zh-TW"/>
        </w:rPr>
        <w:t>3-1</w:t>
      </w:r>
      <w:r w:rsidRPr="00FD6110">
        <w:rPr>
          <w:rFonts w:ascii="DFKai-SB" w:eastAsia="DFKai-SB" w:hAnsi="DFKai-SB"/>
          <w:lang w:eastAsia="zh-TW"/>
        </w:rPr>
        <w:t>中，右側葉節點的正確機率為0.8，代表此葉節點的資料中，有八成的資料為被二一資料，模型經過不純度計算之後發現已夠低，便會停止往下分裂節點。左側之子節點裡，資料中沒被二一的比例僅有0.24，故會繼續往下伸出節點，直到節點中的不純度夠低為止。</w:t>
      </w:r>
    </w:p>
    <w:p w14:paraId="587C59D7" w14:textId="4E4CB277" w:rsidR="00D86412" w:rsidRPr="00FD6110" w:rsidRDefault="00D86412" w:rsidP="00D86412">
      <w:pPr>
        <w:pStyle w:val="Caption"/>
        <w:keepNext/>
        <w:spacing w:line="360" w:lineRule="auto"/>
        <w:jc w:val="center"/>
        <w:rPr>
          <w:rFonts w:ascii="DFKai-SB" w:eastAsia="DFKai-SB" w:hAnsi="DFKai-SB"/>
          <w:i w:val="0"/>
          <w:lang w:eastAsia="zh-TW"/>
        </w:rPr>
      </w:pPr>
      <w:r w:rsidRPr="00FD6110">
        <w:rPr>
          <w:rFonts w:ascii="DFKai-SB" w:eastAsia="DFKai-SB" w:hAnsi="DFKai-SB" w:hint="eastAsia"/>
          <w:i w:val="0"/>
          <w:lang w:eastAsia="zh-TW"/>
        </w:rPr>
        <w:t>圖</w:t>
      </w:r>
      <w:r w:rsidR="009E02C2">
        <w:rPr>
          <w:rFonts w:ascii="DFKai-SB" w:eastAsia="DFKai-SB" w:hAnsi="DFKai-SB"/>
          <w:i w:val="0"/>
          <w:lang w:eastAsia="zh-TW"/>
        </w:rPr>
        <w:t>3-2</w:t>
      </w:r>
      <w:r w:rsidRPr="00FD6110">
        <w:rPr>
          <w:rFonts w:ascii="DFKai-SB" w:eastAsia="DFKai-SB" w:hAnsi="DFKai-SB" w:hint="eastAsia"/>
          <w:i w:val="0"/>
          <w:lang w:eastAsia="zh-TW"/>
        </w:rPr>
        <w:t>：</w:t>
      </w:r>
      <w:r>
        <w:rPr>
          <w:rFonts w:ascii="DFKai-SB" w:eastAsia="DFKai-SB" w:hAnsi="DFKai-SB"/>
          <w:i w:val="0"/>
          <w:lang w:eastAsia="zh-TW"/>
        </w:rPr>
        <w:t>決策樹</w:t>
      </w:r>
      <w:r w:rsidR="00D37B46">
        <w:rPr>
          <w:rFonts w:ascii="DFKai-SB" w:eastAsia="DFKai-SB" w:hAnsi="DFKai-SB"/>
          <w:i w:val="0"/>
          <w:lang w:eastAsia="zh-TW"/>
        </w:rPr>
        <w:t>第二次分裂</w:t>
      </w:r>
      <w:r>
        <w:rPr>
          <w:rFonts w:ascii="DFKai-SB" w:eastAsia="DFKai-SB" w:hAnsi="DFKai-SB"/>
          <w:i w:val="0"/>
          <w:lang w:eastAsia="zh-TW"/>
        </w:rPr>
        <w:t>圖</w:t>
      </w:r>
    </w:p>
    <w:p w14:paraId="6868085C" w14:textId="2D8DCE3F" w:rsidR="00AF7889" w:rsidRPr="00FD6110" w:rsidRDefault="00EF5D01" w:rsidP="003D793A">
      <w:pPr>
        <w:pStyle w:val="BodyText"/>
        <w:jc w:val="center"/>
        <w:rPr>
          <w:rFonts w:ascii="DFKai-SB" w:eastAsia="DFKai-SB" w:hAnsi="DFKai-SB"/>
        </w:rPr>
      </w:pPr>
      <w:r w:rsidRPr="00FD6110">
        <w:rPr>
          <w:rFonts w:ascii="DFKai-SB" w:eastAsia="DFKai-SB" w:hAnsi="DFKai-SB"/>
          <w:noProof/>
          <w:lang w:eastAsia="zh-TW"/>
        </w:rPr>
        <w:drawing>
          <wp:inline distT="0" distB="0" distL="0" distR="0" wp14:anchorId="342E005C" wp14:editId="63D0891C">
            <wp:extent cx="3037748" cy="217424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螢幕快照 2019-06-13 下午10.53.3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40218" cy="2176008"/>
                    </a:xfrm>
                    <a:prstGeom prst="rect">
                      <a:avLst/>
                    </a:prstGeom>
                  </pic:spPr>
                </pic:pic>
              </a:graphicData>
            </a:graphic>
          </wp:inline>
        </w:drawing>
      </w:r>
    </w:p>
    <w:p w14:paraId="7A159F6A" w14:textId="4C4097C9" w:rsidR="00AF7889" w:rsidRPr="00FD6110" w:rsidRDefault="00577174" w:rsidP="00E81572">
      <w:pPr>
        <w:pStyle w:val="BodyText"/>
        <w:spacing w:line="360" w:lineRule="auto"/>
        <w:ind w:firstLineChars="200" w:firstLine="480"/>
        <w:rPr>
          <w:rFonts w:ascii="DFKai-SB" w:eastAsia="DFKai-SB" w:hAnsi="DFKai-SB"/>
          <w:lang w:eastAsia="zh-TW"/>
        </w:rPr>
      </w:pPr>
      <w:r w:rsidRPr="00FD6110">
        <w:rPr>
          <w:rFonts w:ascii="DFKai-SB" w:eastAsia="DFKai-SB" w:hAnsi="DFKai-SB"/>
          <w:lang w:eastAsia="zh-TW"/>
        </w:rPr>
        <w:t>圖</w:t>
      </w:r>
      <w:r w:rsidR="0094609B">
        <w:rPr>
          <w:rFonts w:ascii="DFKai-SB" w:eastAsia="DFKai-SB" w:hAnsi="DFKai-SB"/>
          <w:lang w:eastAsia="zh-TW"/>
        </w:rPr>
        <w:t>3-2</w:t>
      </w:r>
      <w:r w:rsidRPr="00FD6110">
        <w:rPr>
          <w:rFonts w:ascii="DFKai-SB" w:eastAsia="DFKai-SB" w:hAnsi="DFKai-SB"/>
          <w:lang w:eastAsia="zh-TW"/>
        </w:rPr>
        <w:t>中，左側子節點，繼續向下分裂，分裂出的兩個葉節，且不純度都以達到夠低，此時將停止分裂。</w:t>
      </w:r>
    </w:p>
    <w:p w14:paraId="2A91983A" w14:textId="4008C756" w:rsidR="00AF7889" w:rsidRPr="00FD6110" w:rsidRDefault="00A62BCA">
      <w:pPr>
        <w:pStyle w:val="Heading3"/>
        <w:rPr>
          <w:rFonts w:ascii="DFKai-SB" w:eastAsia="DFKai-SB" w:hAnsi="DFKai-SB"/>
        </w:rPr>
      </w:pPr>
      <w:bookmarkStart w:id="59" w:name="_Toc11772520"/>
      <w:r w:rsidRPr="00FD6110">
        <w:rPr>
          <w:rFonts w:ascii="DFKai-SB" w:eastAsia="DFKai-SB" w:hAnsi="DFKai-SB"/>
          <w:lang w:eastAsia="zh-TW"/>
        </w:rPr>
        <w:t xml:space="preserve"> </w:t>
      </w:r>
      <w:bookmarkStart w:id="60" w:name="_Toc14374335"/>
      <w:proofErr w:type="spellStart"/>
      <w:r w:rsidR="00577174" w:rsidRPr="00FD6110">
        <w:rPr>
          <w:rFonts w:ascii="DFKai-SB" w:eastAsia="DFKai-SB" w:hAnsi="DFKai-SB"/>
        </w:rPr>
        <w:t>隨機森林</w:t>
      </w:r>
      <w:bookmarkEnd w:id="59"/>
      <w:bookmarkEnd w:id="60"/>
      <w:proofErr w:type="spellEnd"/>
    </w:p>
    <w:p w14:paraId="2E89A025" w14:textId="77777777" w:rsidR="00AF7889" w:rsidRPr="00FD6110" w:rsidRDefault="00577174" w:rsidP="003969DE">
      <w:pPr>
        <w:pStyle w:val="FirstParagraph"/>
        <w:spacing w:line="360" w:lineRule="auto"/>
        <w:ind w:firstLineChars="200" w:firstLine="480"/>
        <w:rPr>
          <w:rFonts w:ascii="DFKai-SB" w:eastAsia="DFKai-SB" w:hAnsi="DFKai-SB"/>
          <w:lang w:eastAsia="zh-TW"/>
        </w:rPr>
      </w:pPr>
      <w:r w:rsidRPr="00FD6110">
        <w:rPr>
          <w:rFonts w:ascii="DFKai-SB" w:eastAsia="DFKai-SB" w:hAnsi="DFKai-SB"/>
          <w:lang w:eastAsia="zh-TW"/>
        </w:rPr>
        <w:t xml:space="preserve">隨機森林由 </w:t>
      </w:r>
      <w:proofErr w:type="spellStart"/>
      <w:r w:rsidRPr="00FD6110">
        <w:rPr>
          <w:rFonts w:ascii="DFKai-SB" w:eastAsia="DFKai-SB" w:hAnsi="DFKai-SB"/>
          <w:lang w:eastAsia="zh-TW"/>
        </w:rPr>
        <w:t>Breiman</w:t>
      </w:r>
      <w:proofErr w:type="spellEnd"/>
      <w:r w:rsidRPr="00FD6110">
        <w:rPr>
          <w:rFonts w:ascii="DFKai-SB" w:eastAsia="DFKai-SB" w:hAnsi="DFKai-SB"/>
          <w:lang w:eastAsia="zh-TW"/>
        </w:rPr>
        <w:t xml:space="preserve"> Leo（2001）所提出，其基本原理為結合多棵決策樹，並加入隨機分配的訓練資料，以大幅增進最終的運算結果，此方法為Ensemble Method（集成方法）的一類，其想法為如果單個分類器表現不錯，那麼將多個分類器組合起來，其表現會優於單個分類器，建構模型的步驟為:</w:t>
      </w:r>
    </w:p>
    <w:p w14:paraId="70D17252" w14:textId="1C1CC92F" w:rsidR="00AF7889" w:rsidRPr="00FD6110" w:rsidRDefault="00577174" w:rsidP="008902CD">
      <w:pPr>
        <w:pStyle w:val="BodyText"/>
        <w:numPr>
          <w:ilvl w:val="0"/>
          <w:numId w:val="13"/>
        </w:numPr>
        <w:spacing w:line="360" w:lineRule="auto"/>
        <w:rPr>
          <w:rFonts w:ascii="DFKai-SB" w:eastAsia="DFKai-SB" w:hAnsi="DFKai-SB"/>
        </w:rPr>
      </w:pPr>
      <w:proofErr w:type="spellStart"/>
      <w:r w:rsidRPr="00FD6110">
        <w:rPr>
          <w:rFonts w:ascii="DFKai-SB" w:eastAsia="DFKai-SB" w:hAnsi="DFKai-SB"/>
        </w:rPr>
        <w:t>決定隨幾森林中需要多少棵樹，Hoerl</w:t>
      </w:r>
      <w:proofErr w:type="spellEnd"/>
      <w:r w:rsidRPr="00FD6110">
        <w:rPr>
          <w:rFonts w:ascii="DFKai-SB" w:eastAsia="DFKai-SB" w:hAnsi="DFKai-SB"/>
        </w:rPr>
        <w:t xml:space="preserve"> A.E. and Kennard. R.W（1970）個數推薦約64~128，假設為K棵樹。</w:t>
      </w:r>
    </w:p>
    <w:p w14:paraId="2E1BAD8D" w14:textId="175EE3D9" w:rsidR="00AF7889" w:rsidRPr="00FD6110" w:rsidRDefault="00577174" w:rsidP="008902CD">
      <w:pPr>
        <w:pStyle w:val="BodyText"/>
        <w:numPr>
          <w:ilvl w:val="0"/>
          <w:numId w:val="13"/>
        </w:numPr>
        <w:spacing w:line="360" w:lineRule="auto"/>
        <w:rPr>
          <w:rFonts w:ascii="DFKai-SB" w:eastAsia="DFKai-SB" w:hAnsi="DFKai-SB"/>
        </w:rPr>
      </w:pPr>
      <w:r w:rsidRPr="00FD6110">
        <w:rPr>
          <w:rFonts w:ascii="DFKai-SB" w:eastAsia="DFKai-SB" w:hAnsi="DFKai-SB"/>
        </w:rPr>
        <w:t>利用Bagging方式建造K棵決策樹，Bagging於1996年由Breiman提出（Bootstrap aggregating），</w:t>
      </w:r>
      <w:proofErr w:type="spellStart"/>
      <w:r w:rsidRPr="00FD6110">
        <w:rPr>
          <w:rFonts w:ascii="DFKai-SB" w:eastAsia="DFKai-SB" w:hAnsi="DFKai-SB"/>
        </w:rPr>
        <w:t>此種方法會從訓練集中隨機抽取K個樣本集，並且取後放回，再從這K個樣本集中訓練出K棵數</w:t>
      </w:r>
      <w:proofErr w:type="spellEnd"/>
      <w:r w:rsidRPr="00FD6110">
        <w:rPr>
          <w:rFonts w:ascii="DFKai-SB" w:eastAsia="DFKai-SB" w:hAnsi="DFKai-SB"/>
        </w:rPr>
        <w:t>。</w:t>
      </w:r>
    </w:p>
    <w:p w14:paraId="76DDB424" w14:textId="788FE32B" w:rsidR="00AF7889" w:rsidRPr="00FD6110" w:rsidRDefault="00577174" w:rsidP="008902CD">
      <w:pPr>
        <w:pStyle w:val="BodyText"/>
        <w:numPr>
          <w:ilvl w:val="0"/>
          <w:numId w:val="13"/>
        </w:numPr>
        <w:spacing w:line="360" w:lineRule="auto"/>
        <w:rPr>
          <w:rFonts w:ascii="DFKai-SB" w:eastAsia="DFKai-SB" w:hAnsi="DFKai-SB"/>
          <w:lang w:eastAsia="zh-TW"/>
        </w:rPr>
      </w:pPr>
      <w:r w:rsidRPr="00FD6110">
        <w:rPr>
          <w:rFonts w:ascii="DFKai-SB" w:eastAsia="DFKai-SB" w:hAnsi="DFKai-SB"/>
          <w:lang w:eastAsia="zh-TW"/>
        </w:rPr>
        <w:lastRenderedPageBreak/>
        <w:t>由K棵決策樹共同預測應變數，出現最多的類別則預測為該類。</w:t>
      </w:r>
    </w:p>
    <w:p w14:paraId="3254B294" w14:textId="77777777" w:rsidR="00AF7889" w:rsidRPr="00FD6110" w:rsidRDefault="00577174" w:rsidP="003969DE">
      <w:pPr>
        <w:pStyle w:val="BodyText"/>
        <w:spacing w:line="360" w:lineRule="auto"/>
        <w:ind w:firstLineChars="200" w:firstLine="480"/>
        <w:rPr>
          <w:rFonts w:ascii="DFKai-SB" w:eastAsia="DFKai-SB" w:hAnsi="DFKai-SB"/>
          <w:lang w:eastAsia="zh-TW"/>
        </w:rPr>
      </w:pPr>
      <w:r w:rsidRPr="00FD6110">
        <w:rPr>
          <w:rFonts w:ascii="DFKai-SB" w:eastAsia="DFKai-SB" w:hAnsi="DFKai-SB"/>
          <w:lang w:eastAsia="zh-TW"/>
        </w:rPr>
        <w:t>隨機森林的建構模型的方法是生成很多棵決策樹，由這些決策樹的結果去投票得出最終預測，其中這些決策樹必須有所差異，除了使用Bagging的方式讓K棵決策樹有所差異，在隨機森林的決策樹生成時，也可從總變數中隨機抽取q個變數來當作此樹的分割變數，造成樹之間的差異性。</w:t>
      </w:r>
    </w:p>
    <w:p w14:paraId="7653A803" w14:textId="2BD400AA" w:rsidR="00AF7889" w:rsidRPr="00FD6110" w:rsidRDefault="00A62BCA">
      <w:pPr>
        <w:pStyle w:val="Heading3"/>
        <w:rPr>
          <w:rFonts w:ascii="DFKai-SB" w:eastAsia="DFKai-SB" w:hAnsi="DFKai-SB"/>
          <w:lang w:eastAsia="zh-TW"/>
        </w:rPr>
      </w:pPr>
      <w:bookmarkStart w:id="61" w:name="_Toc11772521"/>
      <w:r w:rsidRPr="00FD6110">
        <w:rPr>
          <w:rFonts w:ascii="DFKai-SB" w:eastAsia="DFKai-SB" w:hAnsi="DFKai-SB"/>
          <w:lang w:eastAsia="zh-TW"/>
        </w:rPr>
        <w:t xml:space="preserve"> </w:t>
      </w:r>
      <w:bookmarkStart w:id="62" w:name="_Toc14374336"/>
      <w:proofErr w:type="spellStart"/>
      <w:r w:rsidR="00577174" w:rsidRPr="00FD6110">
        <w:rPr>
          <w:rFonts w:ascii="DFKai-SB" w:eastAsia="DFKai-SB" w:hAnsi="DFKai-SB"/>
        </w:rPr>
        <w:t>支持向量機</w:t>
      </w:r>
      <w:bookmarkEnd w:id="61"/>
      <w:bookmarkEnd w:id="62"/>
      <w:proofErr w:type="spellEnd"/>
    </w:p>
    <w:p w14:paraId="0261698A" w14:textId="77777777" w:rsidR="00AF7889" w:rsidRPr="00FD6110" w:rsidRDefault="00577174" w:rsidP="00762B3D">
      <w:pPr>
        <w:pStyle w:val="FirstParagraph"/>
        <w:spacing w:line="360" w:lineRule="auto"/>
        <w:ind w:firstLineChars="200" w:firstLine="480"/>
        <w:rPr>
          <w:rFonts w:ascii="DFKai-SB" w:eastAsia="DFKai-SB" w:hAnsi="DFKai-SB"/>
        </w:rPr>
      </w:pPr>
      <w:proofErr w:type="spellStart"/>
      <w:r w:rsidRPr="00FD6110">
        <w:rPr>
          <w:rFonts w:ascii="DFKai-SB" w:eastAsia="DFKai-SB" w:hAnsi="DFKai-SB"/>
        </w:rPr>
        <w:t>模型設定</w:t>
      </w:r>
      <w:proofErr w:type="spellEnd"/>
      <w:r w:rsidRPr="00FD6110">
        <w:rPr>
          <w:rFonts w:ascii="DFKai-SB" w:eastAsia="DFKai-SB" w:hAnsi="DFKai-SB"/>
        </w:rPr>
        <w:t>：</w:t>
      </w:r>
    </w:p>
    <w:p w14:paraId="6E1A7CB7" w14:textId="77777777" w:rsidR="00AF7889" w:rsidRPr="00FD6110" w:rsidRDefault="00577174" w:rsidP="00762B3D">
      <w:pPr>
        <w:pStyle w:val="BodyText"/>
        <w:spacing w:line="360" w:lineRule="auto"/>
        <w:ind w:firstLineChars="200" w:firstLine="480"/>
        <w:rPr>
          <w:rFonts w:ascii="DFKai-SB" w:eastAsia="DFKai-SB" w:hAnsi="DFKai-SB"/>
        </w:rPr>
      </w:pPr>
      <m:oMathPara>
        <m:oMathParaPr>
          <m:jc m:val="center"/>
        </m:oMathParaPr>
        <m:oMath>
          <m:r>
            <w:rPr>
              <w:rFonts w:ascii="Cambria Math" w:eastAsia="DFKai-SB" w:hAnsi="Cambria Math"/>
            </w:rPr>
            <m:t>f(</m:t>
          </m:r>
          <m:sSub>
            <m:sSubPr>
              <m:ctrlPr>
                <w:rPr>
                  <w:rFonts w:ascii="Cambria Math" w:eastAsia="DFKai-SB" w:hAnsi="Cambria Math"/>
                </w:rPr>
              </m:ctrlPr>
            </m:sSubPr>
            <m:e>
              <m:r>
                <w:rPr>
                  <w:rFonts w:ascii="Cambria Math" w:eastAsia="DFKai-SB" w:hAnsi="Cambria Math"/>
                </w:rPr>
                <m:t>x</m:t>
              </m:r>
            </m:e>
            <m:sub>
              <m:r>
                <w:rPr>
                  <w:rFonts w:ascii="Cambria Math" w:eastAsia="DFKai-SB" w:hAnsi="Cambria Math"/>
                </w:rPr>
                <m:t>i</m:t>
              </m:r>
            </m:sub>
          </m:sSub>
          <m:r>
            <w:rPr>
              <w:rFonts w:ascii="Cambria Math" w:eastAsia="DFKai-SB" w:hAnsi="Cambria Math"/>
            </w:rPr>
            <m:t>|w,b)=</m:t>
          </m:r>
          <m:sSup>
            <m:sSupPr>
              <m:ctrlPr>
                <w:rPr>
                  <w:rFonts w:ascii="Cambria Math" w:eastAsia="DFKai-SB" w:hAnsi="Cambria Math"/>
                </w:rPr>
              </m:ctrlPr>
            </m:sSupPr>
            <m:e>
              <m:r>
                <w:rPr>
                  <w:rFonts w:ascii="Cambria Math" w:eastAsia="DFKai-SB" w:hAnsi="Cambria Math"/>
                </w:rPr>
                <m:t>w</m:t>
              </m:r>
            </m:e>
            <m:sup>
              <m:r>
                <w:rPr>
                  <w:rFonts w:ascii="Cambria Math" w:eastAsia="DFKai-SB" w:hAnsi="Cambria Math"/>
                </w:rPr>
                <m:t>T</m:t>
              </m:r>
            </m:sup>
          </m:sSup>
          <m:sSub>
            <m:sSubPr>
              <m:ctrlPr>
                <w:rPr>
                  <w:rFonts w:ascii="Cambria Math" w:eastAsia="DFKai-SB" w:hAnsi="Cambria Math"/>
                </w:rPr>
              </m:ctrlPr>
            </m:sSubPr>
            <m:e>
              <m:r>
                <w:rPr>
                  <w:rFonts w:ascii="Cambria Math" w:eastAsia="DFKai-SB" w:hAnsi="Cambria Math"/>
                </w:rPr>
                <m:t>x</m:t>
              </m:r>
            </m:e>
            <m:sub>
              <m:r>
                <w:rPr>
                  <w:rFonts w:ascii="Cambria Math" w:eastAsia="DFKai-SB" w:hAnsi="Cambria Math"/>
                </w:rPr>
                <m:t>i</m:t>
              </m:r>
            </m:sub>
          </m:sSub>
          <m:r>
            <w:rPr>
              <w:rFonts w:ascii="Cambria Math" w:eastAsia="DFKai-SB" w:hAnsi="Cambria Math"/>
            </w:rPr>
            <m:t>+b</m:t>
          </m:r>
        </m:oMath>
      </m:oMathPara>
    </w:p>
    <w:p w14:paraId="092F716C" w14:textId="77777777" w:rsidR="00AF7889" w:rsidRPr="00FD6110" w:rsidRDefault="00577174" w:rsidP="00762B3D">
      <w:pPr>
        <w:pStyle w:val="FirstParagraph"/>
        <w:spacing w:line="360" w:lineRule="auto"/>
        <w:ind w:firstLineChars="200" w:firstLine="480"/>
        <w:rPr>
          <w:rFonts w:ascii="DFKai-SB" w:eastAsia="DFKai-SB" w:hAnsi="DFKai-SB"/>
          <w:lang w:eastAsia="zh-TW"/>
        </w:rPr>
      </w:pPr>
      <w:r w:rsidRPr="00FD6110">
        <w:rPr>
          <w:rFonts w:ascii="DFKai-SB" w:eastAsia="DFKai-SB" w:hAnsi="DFKai-SB"/>
          <w:lang w:eastAsia="zh-TW"/>
        </w:rPr>
        <w:t>模型估計訓練方式：</w:t>
      </w:r>
    </w:p>
    <w:p w14:paraId="7C1EE6DE" w14:textId="77777777" w:rsidR="00AF7889" w:rsidRPr="00FD6110" w:rsidRDefault="00577174" w:rsidP="00762B3D">
      <w:pPr>
        <w:pStyle w:val="BodyText"/>
        <w:spacing w:line="360" w:lineRule="auto"/>
        <w:ind w:firstLineChars="200" w:firstLine="480"/>
        <w:rPr>
          <w:rFonts w:ascii="DFKai-SB" w:eastAsia="DFKai-SB" w:hAnsi="DFKai-SB"/>
          <w:lang w:eastAsia="zh-TW"/>
        </w:rPr>
      </w:pPr>
      <w:r w:rsidRPr="00FD6110">
        <w:rPr>
          <w:rFonts w:ascii="DFKai-SB" w:eastAsia="DFKai-SB" w:hAnsi="DFKai-SB"/>
          <w:lang w:eastAsia="zh-TW"/>
        </w:rPr>
        <w:t>若訓練資料可被特徵變數超平面完美區隔成2類，則為線性可分，其訓練過程在於：</w:t>
      </w:r>
    </w:p>
    <w:p w14:paraId="488BBA0D" w14:textId="77777777" w:rsidR="00AF7889" w:rsidRPr="00FD6110" w:rsidRDefault="001D2B29" w:rsidP="00762B3D">
      <w:pPr>
        <w:pStyle w:val="BodyText"/>
        <w:spacing w:line="360" w:lineRule="auto"/>
        <w:ind w:firstLineChars="200" w:firstLine="480"/>
        <w:rPr>
          <w:rFonts w:ascii="DFKai-SB" w:eastAsia="DFKai-SB" w:hAnsi="DFKai-SB"/>
          <w:lang w:eastAsia="zh-TW"/>
        </w:rPr>
      </w:pPr>
      <m:oMathPara>
        <m:oMathParaPr>
          <m:jc m:val="center"/>
        </m:oMathParaPr>
        <m:oMath>
          <m:m>
            <m:mPr>
              <m:plcHide m:val="1"/>
              <m:mcs>
                <m:mc>
                  <m:mcPr>
                    <m:count m:val="1"/>
                    <m:mcJc m:val="left"/>
                  </m:mcPr>
                </m:mc>
                <m:mc>
                  <m:mcPr>
                    <m:count m:val="1"/>
                    <m:mcJc m:val="center"/>
                  </m:mcPr>
                </m:mc>
                <m:mc>
                  <m:mcPr>
                    <m:count m:val="1"/>
                    <m:mcJc m:val="left"/>
                  </m:mcPr>
                </m:mc>
              </m:mcs>
              <m:ctrlPr>
                <w:rPr>
                  <w:rFonts w:ascii="Cambria Math" w:eastAsia="DFKai-SB" w:hAnsi="Cambria Math"/>
                </w:rPr>
              </m:ctrlPr>
            </m:mPr>
            <m:mr>
              <m:e>
                <m:r>
                  <w:rPr>
                    <w:rFonts w:ascii="Cambria Math" w:eastAsia="DFKai-SB" w:hAnsi="Cambria Math"/>
                  </w:rPr>
                  <m:t>ma</m:t>
                </m:r>
                <m:sSub>
                  <m:sSubPr>
                    <m:ctrlPr>
                      <w:rPr>
                        <w:rFonts w:ascii="Cambria Math" w:eastAsia="DFKai-SB" w:hAnsi="Cambria Math"/>
                      </w:rPr>
                    </m:ctrlPr>
                  </m:sSubPr>
                  <m:e>
                    <m:r>
                      <w:rPr>
                        <w:rFonts w:ascii="Cambria Math" w:eastAsia="DFKai-SB" w:hAnsi="Cambria Math"/>
                      </w:rPr>
                      <m:t>x</m:t>
                    </m:r>
                  </m:e>
                  <m:sub>
                    <m:r>
                      <w:rPr>
                        <w:rFonts w:ascii="Cambria Math" w:eastAsia="DFKai-SB" w:hAnsi="Cambria Math"/>
                      </w:rPr>
                      <m:t>w,b</m:t>
                    </m:r>
                  </m:sub>
                </m:sSub>
              </m:e>
              <m:e/>
              <m:e>
                <m:r>
                  <w:rPr>
                    <w:rFonts w:ascii="Cambria Math" w:eastAsia="DFKai-SB" w:hAnsi="Cambria Math"/>
                  </w:rPr>
                  <m:t>margin(w,b)</m:t>
                </m:r>
              </m:e>
            </m:mr>
            <m:mr>
              <m:e>
                <m:r>
                  <w:rPr>
                    <w:rFonts w:ascii="Cambria Math" w:eastAsia="DFKai-SB" w:hAnsi="Cambria Math"/>
                  </w:rPr>
                  <m:t>s.t.</m:t>
                </m:r>
              </m:e>
              <m:e/>
              <m:e>
                <m:sSub>
                  <m:sSubPr>
                    <m:ctrlPr>
                      <w:rPr>
                        <w:rFonts w:ascii="Cambria Math" w:eastAsia="DFKai-SB" w:hAnsi="Cambria Math"/>
                      </w:rPr>
                    </m:ctrlPr>
                  </m:sSubPr>
                  <m:e>
                    <m:r>
                      <w:rPr>
                        <w:rFonts w:ascii="Cambria Math" w:eastAsia="DFKai-SB" w:hAnsi="Cambria Math"/>
                      </w:rPr>
                      <m:t>y</m:t>
                    </m:r>
                  </m:e>
                  <m:sub>
                    <m:r>
                      <w:rPr>
                        <w:rFonts w:ascii="Cambria Math" w:eastAsia="DFKai-SB" w:hAnsi="Cambria Math"/>
                      </w:rPr>
                      <m:t>i</m:t>
                    </m:r>
                  </m:sub>
                </m:sSub>
                <m:r>
                  <w:rPr>
                    <w:rFonts w:ascii="Cambria Math" w:eastAsia="DFKai-SB" w:hAnsi="Cambria Math"/>
                  </w:rPr>
                  <m:t>(</m:t>
                </m:r>
                <m:sSup>
                  <m:sSupPr>
                    <m:ctrlPr>
                      <w:rPr>
                        <w:rFonts w:ascii="Cambria Math" w:eastAsia="DFKai-SB" w:hAnsi="Cambria Math"/>
                      </w:rPr>
                    </m:ctrlPr>
                  </m:sSupPr>
                  <m:e>
                    <m:r>
                      <w:rPr>
                        <w:rFonts w:ascii="Cambria Math" w:eastAsia="DFKai-SB" w:hAnsi="Cambria Math"/>
                      </w:rPr>
                      <m:t>w</m:t>
                    </m:r>
                  </m:e>
                  <m:sup>
                    <m:r>
                      <w:rPr>
                        <w:rFonts w:ascii="Cambria Math" w:eastAsia="DFKai-SB" w:hAnsi="Cambria Math"/>
                      </w:rPr>
                      <m:t>T</m:t>
                    </m:r>
                  </m:sup>
                </m:sSup>
                <m:sSub>
                  <m:sSubPr>
                    <m:ctrlPr>
                      <w:rPr>
                        <w:rFonts w:ascii="Cambria Math" w:eastAsia="DFKai-SB" w:hAnsi="Cambria Math"/>
                      </w:rPr>
                    </m:ctrlPr>
                  </m:sSubPr>
                  <m:e>
                    <m:r>
                      <w:rPr>
                        <w:rFonts w:ascii="Cambria Math" w:eastAsia="DFKai-SB" w:hAnsi="Cambria Math"/>
                      </w:rPr>
                      <m:t>x</m:t>
                    </m:r>
                  </m:e>
                  <m:sub>
                    <m:r>
                      <w:rPr>
                        <w:rFonts w:ascii="Cambria Math" w:eastAsia="DFKai-SB" w:hAnsi="Cambria Math"/>
                      </w:rPr>
                      <m:t>i</m:t>
                    </m:r>
                  </m:sub>
                </m:sSub>
                <m:r>
                  <w:rPr>
                    <w:rFonts w:ascii="Cambria Math" w:eastAsia="DFKai-SB" w:hAnsi="Cambria Math"/>
                  </w:rPr>
                  <m:t>+b)&gt;0</m:t>
                </m:r>
                <m:r>
                  <m:rPr>
                    <m:sty m:val="p"/>
                  </m:rPr>
                  <w:rPr>
                    <w:rFonts w:ascii="Cambria Math" w:eastAsia="DFKai-SB" w:hAnsi="Cambria Math"/>
                  </w:rPr>
                  <m:t xml:space="preserve"> for </m:t>
                </m:r>
                <m:r>
                  <w:rPr>
                    <w:rFonts w:ascii="Cambria Math" w:eastAsia="DFKai-SB" w:hAnsi="Cambria Math"/>
                  </w:rPr>
                  <m:t>i∈</m:t>
                </m:r>
                <m:sSub>
                  <m:sSubPr>
                    <m:ctrlPr>
                      <w:rPr>
                        <w:rFonts w:ascii="Cambria Math" w:eastAsia="DFKai-SB" w:hAnsi="Cambria Math"/>
                      </w:rPr>
                    </m:ctrlPr>
                  </m:sSubPr>
                  <m:e>
                    <m:r>
                      <m:rPr>
                        <m:scr m:val="script"/>
                        <m:sty m:val="p"/>
                      </m:rPr>
                      <w:rPr>
                        <w:rFonts w:ascii="Cambria Math" w:eastAsia="DFKai-SB" w:hAnsi="Cambria Math"/>
                      </w:rPr>
                      <m:t>S</m:t>
                    </m:r>
                  </m:e>
                  <m:sub>
                    <m:r>
                      <w:rPr>
                        <w:rFonts w:ascii="Cambria Math" w:eastAsia="DFKai-SB" w:hAnsi="Cambria Math"/>
                      </w:rPr>
                      <m:t>train</m:t>
                    </m:r>
                  </m:sub>
                </m:sSub>
              </m:e>
            </m:mr>
          </m:m>
        </m:oMath>
      </m:oMathPara>
    </w:p>
    <w:p w14:paraId="336D51AD" w14:textId="77777777" w:rsidR="00AF7889" w:rsidRPr="00FD6110" w:rsidRDefault="00577174" w:rsidP="00762B3D">
      <w:pPr>
        <w:pStyle w:val="FirstParagraph"/>
        <w:spacing w:line="360" w:lineRule="auto"/>
        <w:ind w:firstLineChars="200" w:firstLine="480"/>
        <w:rPr>
          <w:rFonts w:ascii="DFKai-SB" w:eastAsia="DFKai-SB" w:hAnsi="DFKai-SB"/>
          <w:lang w:eastAsia="zh-TW"/>
        </w:rPr>
      </w:pPr>
      <w:r w:rsidRPr="00FD6110">
        <w:rPr>
          <w:rFonts w:ascii="DFKai-SB" w:eastAsia="DFKai-SB" w:hAnsi="DFKai-SB"/>
          <w:lang w:eastAsia="zh-TW"/>
        </w:rPr>
        <w:t>若訓練資料不可被特徵變數超平面完美區隔成2類，則為線性不可分，會利用kernel function 於下式中以K表示，此時訓練過程為：</w:t>
      </w:r>
    </w:p>
    <w:p w14:paraId="03E3223B" w14:textId="77777777" w:rsidR="00AF7889" w:rsidRPr="00FD6110" w:rsidRDefault="001D2B29" w:rsidP="00762B3D">
      <w:pPr>
        <w:pStyle w:val="BodyText"/>
        <w:spacing w:line="360" w:lineRule="auto"/>
        <w:ind w:firstLineChars="200" w:firstLine="480"/>
        <w:rPr>
          <w:rFonts w:ascii="DFKai-SB" w:eastAsia="DFKai-SB" w:hAnsi="DFKai-SB"/>
        </w:rPr>
      </w:pPr>
      <m:oMathPara>
        <m:oMathParaPr>
          <m:jc m:val="center"/>
        </m:oMathParaPr>
        <m:oMath>
          <m:m>
            <m:mPr>
              <m:plcHide m:val="1"/>
              <m:mcs>
                <m:mc>
                  <m:mcPr>
                    <m:count m:val="1"/>
                    <m:mcJc m:val="left"/>
                  </m:mcPr>
                </m:mc>
                <m:mc>
                  <m:mcPr>
                    <m:count m:val="1"/>
                    <m:mcJc m:val="center"/>
                  </m:mcPr>
                </m:mc>
                <m:mc>
                  <m:mcPr>
                    <m:count m:val="1"/>
                    <m:mcJc m:val="left"/>
                  </m:mcPr>
                </m:mc>
              </m:mcs>
              <m:ctrlPr>
                <w:rPr>
                  <w:rFonts w:ascii="Cambria Math" w:eastAsia="DFKai-SB" w:hAnsi="Cambria Math"/>
                </w:rPr>
              </m:ctrlPr>
            </m:mPr>
            <m:mr>
              <m:e>
                <m:r>
                  <w:rPr>
                    <w:rFonts w:ascii="Cambria Math" w:eastAsia="DFKai-SB" w:hAnsi="Cambria Math"/>
                  </w:rPr>
                  <m:t>ma</m:t>
                </m:r>
                <m:sSub>
                  <m:sSubPr>
                    <m:ctrlPr>
                      <w:rPr>
                        <w:rFonts w:ascii="Cambria Math" w:eastAsia="DFKai-SB" w:hAnsi="Cambria Math"/>
                      </w:rPr>
                    </m:ctrlPr>
                  </m:sSubPr>
                  <m:e>
                    <m:r>
                      <w:rPr>
                        <w:rFonts w:ascii="Cambria Math" w:eastAsia="DFKai-SB" w:hAnsi="Cambria Math"/>
                      </w:rPr>
                      <m:t>x</m:t>
                    </m:r>
                  </m:e>
                  <m:sub>
                    <m:r>
                      <w:rPr>
                        <w:rFonts w:ascii="Cambria Math" w:eastAsia="DFKai-SB" w:hAnsi="Cambria Math"/>
                      </w:rPr>
                      <m:t>w,b</m:t>
                    </m:r>
                  </m:sub>
                </m:sSub>
              </m:e>
              <m:e/>
              <m:e>
                <m:r>
                  <w:rPr>
                    <w:rFonts w:ascii="Cambria Math" w:eastAsia="DFKai-SB" w:hAnsi="Cambria Math"/>
                  </w:rPr>
                  <m:t>margin(w,b)</m:t>
                </m:r>
              </m:e>
            </m:mr>
            <m:mr>
              <m:e>
                <m:r>
                  <w:rPr>
                    <w:rFonts w:ascii="Cambria Math" w:eastAsia="DFKai-SB" w:hAnsi="Cambria Math"/>
                  </w:rPr>
                  <m:t>s.t.</m:t>
                </m:r>
              </m:e>
              <m:e/>
              <m:e>
                <m:sSub>
                  <m:sSubPr>
                    <m:ctrlPr>
                      <w:rPr>
                        <w:rFonts w:ascii="Cambria Math" w:eastAsia="DFKai-SB" w:hAnsi="Cambria Math"/>
                      </w:rPr>
                    </m:ctrlPr>
                  </m:sSubPr>
                  <m:e>
                    <m:r>
                      <w:rPr>
                        <w:rFonts w:ascii="Cambria Math" w:eastAsia="DFKai-SB" w:hAnsi="Cambria Math"/>
                      </w:rPr>
                      <m:t>y</m:t>
                    </m:r>
                  </m:e>
                  <m:sub>
                    <m:r>
                      <w:rPr>
                        <w:rFonts w:ascii="Cambria Math" w:eastAsia="DFKai-SB" w:hAnsi="Cambria Math"/>
                      </w:rPr>
                      <m:t>i</m:t>
                    </m:r>
                  </m:sub>
                </m:sSub>
                <m:r>
                  <w:rPr>
                    <w:rFonts w:ascii="Cambria Math" w:eastAsia="DFKai-SB" w:hAnsi="Cambria Math"/>
                  </w:rPr>
                  <m:t>(</m:t>
                </m:r>
                <m:sSup>
                  <m:sSupPr>
                    <m:ctrlPr>
                      <w:rPr>
                        <w:rFonts w:ascii="Cambria Math" w:eastAsia="DFKai-SB" w:hAnsi="Cambria Math"/>
                      </w:rPr>
                    </m:ctrlPr>
                  </m:sSupPr>
                  <m:e>
                    <m:r>
                      <w:rPr>
                        <w:rFonts w:ascii="Cambria Math" w:eastAsia="DFKai-SB" w:hAnsi="Cambria Math"/>
                      </w:rPr>
                      <m:t>w</m:t>
                    </m:r>
                  </m:e>
                  <m:sup>
                    <m:r>
                      <w:rPr>
                        <w:rFonts w:ascii="Cambria Math" w:eastAsia="DFKai-SB" w:hAnsi="Cambria Math"/>
                      </w:rPr>
                      <m:t>T</m:t>
                    </m:r>
                  </m:sup>
                </m:sSup>
                <m:r>
                  <w:rPr>
                    <w:rFonts w:ascii="Cambria Math" w:eastAsia="DFKai-SB" w:hAnsi="Cambria Math"/>
                  </w:rPr>
                  <m:t>K(</m:t>
                </m:r>
                <m:sSub>
                  <m:sSubPr>
                    <m:ctrlPr>
                      <w:rPr>
                        <w:rFonts w:ascii="Cambria Math" w:eastAsia="DFKai-SB" w:hAnsi="Cambria Math"/>
                      </w:rPr>
                    </m:ctrlPr>
                  </m:sSubPr>
                  <m:e>
                    <m:r>
                      <w:rPr>
                        <w:rFonts w:ascii="Cambria Math" w:eastAsia="DFKai-SB" w:hAnsi="Cambria Math"/>
                      </w:rPr>
                      <m:t>x</m:t>
                    </m:r>
                  </m:e>
                  <m:sub>
                    <m:r>
                      <w:rPr>
                        <w:rFonts w:ascii="Cambria Math" w:eastAsia="DFKai-SB" w:hAnsi="Cambria Math"/>
                      </w:rPr>
                      <m:t>i</m:t>
                    </m:r>
                  </m:sub>
                </m:sSub>
                <m:r>
                  <w:rPr>
                    <w:rFonts w:ascii="Cambria Math" w:eastAsia="DFKai-SB" w:hAnsi="Cambria Math"/>
                  </w:rPr>
                  <m:t>+b))&gt;0</m:t>
                </m:r>
                <m:r>
                  <m:rPr>
                    <m:sty m:val="p"/>
                  </m:rPr>
                  <w:rPr>
                    <w:rFonts w:ascii="Cambria Math" w:eastAsia="DFKai-SB" w:hAnsi="Cambria Math"/>
                  </w:rPr>
                  <m:t xml:space="preserve"> for </m:t>
                </m:r>
                <m:r>
                  <w:rPr>
                    <w:rFonts w:ascii="Cambria Math" w:eastAsia="DFKai-SB" w:hAnsi="Cambria Math"/>
                  </w:rPr>
                  <m:t>i∈</m:t>
                </m:r>
                <m:sSub>
                  <m:sSubPr>
                    <m:ctrlPr>
                      <w:rPr>
                        <w:rFonts w:ascii="Cambria Math" w:eastAsia="DFKai-SB" w:hAnsi="Cambria Math"/>
                      </w:rPr>
                    </m:ctrlPr>
                  </m:sSubPr>
                  <m:e>
                    <m:r>
                      <m:rPr>
                        <m:scr m:val="script"/>
                        <m:sty m:val="p"/>
                      </m:rPr>
                      <w:rPr>
                        <w:rFonts w:ascii="Cambria Math" w:eastAsia="DFKai-SB" w:hAnsi="Cambria Math"/>
                      </w:rPr>
                      <m:t>S</m:t>
                    </m:r>
                  </m:e>
                  <m:sub>
                    <m:r>
                      <w:rPr>
                        <w:rFonts w:ascii="Cambria Math" w:eastAsia="DFKai-SB" w:hAnsi="Cambria Math"/>
                      </w:rPr>
                      <m:t>train</m:t>
                    </m:r>
                  </m:sub>
                </m:sSub>
              </m:e>
            </m:mr>
          </m:m>
        </m:oMath>
      </m:oMathPara>
    </w:p>
    <w:p w14:paraId="3BA4F6BE" w14:textId="77777777" w:rsidR="00AF7889" w:rsidRPr="00FD6110" w:rsidRDefault="00577174" w:rsidP="00762B3D">
      <w:pPr>
        <w:pStyle w:val="FirstParagraph"/>
        <w:spacing w:line="360" w:lineRule="auto"/>
        <w:ind w:firstLineChars="200" w:firstLine="480"/>
        <w:rPr>
          <w:rFonts w:ascii="DFKai-SB" w:eastAsia="DFKai-SB" w:hAnsi="DFKai-SB"/>
        </w:rPr>
      </w:pPr>
      <w:proofErr w:type="spellStart"/>
      <w:r w:rsidRPr="00FD6110">
        <w:rPr>
          <w:rFonts w:ascii="DFKai-SB" w:eastAsia="DFKai-SB" w:hAnsi="DFKai-SB"/>
        </w:rPr>
        <w:t>預測使用方式</w:t>
      </w:r>
      <w:proofErr w:type="spellEnd"/>
      <w:r w:rsidRPr="00FD6110">
        <w:rPr>
          <w:rFonts w:ascii="DFKai-SB" w:eastAsia="DFKai-SB" w:hAnsi="DFKai-SB"/>
        </w:rPr>
        <w:t>：</w:t>
      </w:r>
    </w:p>
    <w:p w14:paraId="429AB189" w14:textId="77777777" w:rsidR="00AF7889" w:rsidRPr="00FD6110" w:rsidRDefault="001D2B29" w:rsidP="00762B3D">
      <w:pPr>
        <w:pStyle w:val="BodyText"/>
        <w:spacing w:line="360" w:lineRule="auto"/>
        <w:ind w:firstLineChars="200" w:firstLine="480"/>
        <w:rPr>
          <w:rFonts w:ascii="DFKai-SB" w:eastAsia="DFKai-SB" w:hAnsi="DFKai-SB"/>
        </w:rPr>
      </w:pPr>
      <m:oMathPara>
        <m:oMathParaPr>
          <m:jc m:val="center"/>
        </m:oMathParaPr>
        <m:oMath>
          <m:sSub>
            <m:sSubPr>
              <m:ctrlPr>
                <w:rPr>
                  <w:rFonts w:ascii="Cambria Math" w:eastAsia="DFKai-SB" w:hAnsi="Cambria Math"/>
                </w:rPr>
              </m:ctrlPr>
            </m:sSubPr>
            <m:e>
              <m:acc>
                <m:accPr>
                  <m:ctrlPr>
                    <w:rPr>
                      <w:rFonts w:ascii="Cambria Math" w:eastAsia="DFKai-SB" w:hAnsi="Cambria Math"/>
                    </w:rPr>
                  </m:ctrlPr>
                </m:accPr>
                <m:e>
                  <m:r>
                    <w:rPr>
                      <w:rFonts w:ascii="Cambria Math" w:eastAsia="DFKai-SB" w:hAnsi="Cambria Math"/>
                    </w:rPr>
                    <m:t>y</m:t>
                  </m:r>
                </m:e>
              </m:acc>
            </m:e>
            <m:sub>
              <m:r>
                <w:rPr>
                  <w:rFonts w:ascii="Cambria Math" w:eastAsia="DFKai-SB" w:hAnsi="Cambria Math"/>
                </w:rPr>
                <m:t>i</m:t>
              </m:r>
            </m:sub>
          </m:sSub>
          <m:r>
            <w:rPr>
              <w:rFonts w:ascii="Cambria Math" w:eastAsia="DFKai-SB" w:hAnsi="Cambria Math"/>
            </w:rPr>
            <m:t>=</m:t>
          </m:r>
          <m:d>
            <m:dPr>
              <m:begChr m:val="{"/>
              <m:endChr m:val=""/>
              <m:ctrlPr>
                <w:rPr>
                  <w:rFonts w:ascii="Cambria Math" w:eastAsia="DFKai-SB" w:hAnsi="Cambria Math"/>
                </w:rPr>
              </m:ctrlPr>
            </m:dPr>
            <m:e>
              <m:m>
                <m:mPr>
                  <m:plcHide m:val="1"/>
                  <m:mcs>
                    <m:mc>
                      <m:mcPr>
                        <m:count m:val="2"/>
                        <m:mcJc m:val="left"/>
                      </m:mcPr>
                    </m:mc>
                  </m:mcs>
                  <m:ctrlPr>
                    <w:rPr>
                      <w:rFonts w:ascii="Cambria Math" w:eastAsia="DFKai-SB" w:hAnsi="Cambria Math"/>
                    </w:rPr>
                  </m:ctrlPr>
                </m:mPr>
                <m:mr>
                  <m:e>
                    <m:r>
                      <w:rPr>
                        <w:rFonts w:ascii="Cambria Math" w:eastAsia="DFKai-SB" w:hAnsi="Cambria Math"/>
                      </w:rPr>
                      <m:t>1</m:t>
                    </m:r>
                  </m:e>
                  <m:e>
                    <m:r>
                      <m:rPr>
                        <m:sty m:val="p"/>
                      </m:rPr>
                      <w:rPr>
                        <w:rFonts w:ascii="Cambria Math" w:eastAsia="DFKai-SB" w:hAnsi="Cambria Math"/>
                      </w:rPr>
                      <m:t xml:space="preserve">if </m:t>
                    </m:r>
                    <m:r>
                      <w:rPr>
                        <w:rFonts w:ascii="Cambria Math" w:eastAsia="DFKai-SB" w:hAnsi="Cambria Math"/>
                      </w:rPr>
                      <m:t>f(</m:t>
                    </m:r>
                    <m:sSub>
                      <m:sSubPr>
                        <m:ctrlPr>
                          <w:rPr>
                            <w:rFonts w:ascii="Cambria Math" w:eastAsia="DFKai-SB" w:hAnsi="Cambria Math"/>
                          </w:rPr>
                        </m:ctrlPr>
                      </m:sSubPr>
                      <m:e>
                        <m:r>
                          <w:rPr>
                            <w:rFonts w:ascii="Cambria Math" w:eastAsia="DFKai-SB" w:hAnsi="Cambria Math"/>
                          </w:rPr>
                          <m:t>x</m:t>
                        </m:r>
                      </m:e>
                      <m:sub>
                        <m:r>
                          <w:rPr>
                            <w:rFonts w:ascii="Cambria Math" w:eastAsia="DFKai-SB" w:hAnsi="Cambria Math"/>
                          </w:rPr>
                          <m:t>i</m:t>
                        </m:r>
                      </m:sub>
                    </m:sSub>
                    <m:r>
                      <w:rPr>
                        <w:rFonts w:ascii="Cambria Math" w:eastAsia="DFKai-SB" w:hAnsi="Cambria Math"/>
                      </w:rPr>
                      <m:t>|w,b)=</m:t>
                    </m:r>
                    <m:sSup>
                      <m:sSupPr>
                        <m:ctrlPr>
                          <w:rPr>
                            <w:rFonts w:ascii="Cambria Math" w:eastAsia="DFKai-SB" w:hAnsi="Cambria Math"/>
                          </w:rPr>
                        </m:ctrlPr>
                      </m:sSupPr>
                      <m:e>
                        <m:r>
                          <w:rPr>
                            <w:rFonts w:ascii="Cambria Math" w:eastAsia="DFKai-SB" w:hAnsi="Cambria Math"/>
                          </w:rPr>
                          <m:t>w</m:t>
                        </m:r>
                      </m:e>
                      <m:sup>
                        <m:r>
                          <w:rPr>
                            <w:rFonts w:ascii="Cambria Math" w:eastAsia="DFKai-SB" w:hAnsi="Cambria Math"/>
                          </w:rPr>
                          <m:t>T</m:t>
                        </m:r>
                      </m:sup>
                    </m:sSup>
                    <m:sSub>
                      <m:sSubPr>
                        <m:ctrlPr>
                          <w:rPr>
                            <w:rFonts w:ascii="Cambria Math" w:eastAsia="DFKai-SB" w:hAnsi="Cambria Math"/>
                          </w:rPr>
                        </m:ctrlPr>
                      </m:sSubPr>
                      <m:e>
                        <m:r>
                          <w:rPr>
                            <w:rFonts w:ascii="Cambria Math" w:eastAsia="DFKai-SB" w:hAnsi="Cambria Math"/>
                          </w:rPr>
                          <m:t>x</m:t>
                        </m:r>
                      </m:e>
                      <m:sub>
                        <m:r>
                          <w:rPr>
                            <w:rFonts w:ascii="Cambria Math" w:eastAsia="DFKai-SB" w:hAnsi="Cambria Math"/>
                          </w:rPr>
                          <m:t>i</m:t>
                        </m:r>
                      </m:sub>
                    </m:sSub>
                    <m:r>
                      <w:rPr>
                        <w:rFonts w:ascii="Cambria Math" w:eastAsia="DFKai-SB" w:hAnsi="Cambria Math"/>
                      </w:rPr>
                      <m:t>+b≥0</m:t>
                    </m:r>
                  </m:e>
                </m:mr>
                <m:mr>
                  <m:e>
                    <m:r>
                      <w:rPr>
                        <w:rFonts w:ascii="Cambria Math" w:eastAsia="DFKai-SB" w:hAnsi="Cambria Math"/>
                      </w:rPr>
                      <m:t>0</m:t>
                    </m:r>
                  </m:e>
                  <m:e>
                    <m:r>
                      <m:rPr>
                        <m:sty m:val="p"/>
                      </m:rPr>
                      <w:rPr>
                        <w:rFonts w:ascii="Cambria Math" w:eastAsia="DFKai-SB" w:hAnsi="Cambria Math"/>
                      </w:rPr>
                      <m:t>otherwise.</m:t>
                    </m:r>
                  </m:e>
                </m:mr>
              </m:m>
            </m:e>
          </m:d>
        </m:oMath>
      </m:oMathPara>
    </w:p>
    <w:p w14:paraId="4399BECB" w14:textId="77777777" w:rsidR="00AF7889" w:rsidRPr="00FD6110" w:rsidRDefault="00577174" w:rsidP="00762B3D">
      <w:pPr>
        <w:pStyle w:val="FirstParagraph"/>
        <w:spacing w:line="360" w:lineRule="auto"/>
        <w:ind w:firstLineChars="200" w:firstLine="480"/>
        <w:rPr>
          <w:rFonts w:ascii="DFKai-SB" w:eastAsia="DFKai-SB" w:hAnsi="DFKai-SB"/>
          <w:lang w:eastAsia="zh-TW"/>
        </w:rPr>
      </w:pPr>
      <w:r w:rsidRPr="00FD6110">
        <w:rPr>
          <w:rFonts w:ascii="DFKai-SB" w:eastAsia="DFKai-SB" w:hAnsi="DFKai-SB"/>
          <w:lang w:eastAsia="zh-TW"/>
        </w:rPr>
        <w:t xml:space="preserve">若 </w:t>
      </w:r>
      <m:oMath>
        <m:r>
          <w:rPr>
            <w:rFonts w:ascii="Cambria Math" w:eastAsia="DFKai-SB" w:hAnsi="Cambria Math"/>
            <w:lang w:eastAsia="zh-TW"/>
          </w:rPr>
          <m:t>f(</m:t>
        </m:r>
        <m:sSub>
          <m:sSubPr>
            <m:ctrlPr>
              <w:rPr>
                <w:rFonts w:ascii="Cambria Math" w:eastAsia="DFKai-SB" w:hAnsi="Cambria Math"/>
              </w:rPr>
            </m:ctrlPr>
          </m:sSubPr>
          <m:e>
            <m:r>
              <w:rPr>
                <w:rFonts w:ascii="Cambria Math" w:eastAsia="DFKai-SB" w:hAnsi="Cambria Math"/>
                <w:lang w:eastAsia="zh-TW"/>
              </w:rPr>
              <m:t>x</m:t>
            </m:r>
          </m:e>
          <m:sub>
            <m:r>
              <w:rPr>
                <w:rFonts w:ascii="Cambria Math" w:eastAsia="DFKai-SB" w:hAnsi="Cambria Math"/>
                <w:lang w:eastAsia="zh-TW"/>
              </w:rPr>
              <m:t>i</m:t>
            </m:r>
          </m:sub>
        </m:sSub>
        <m:r>
          <w:rPr>
            <w:rFonts w:ascii="Cambria Math" w:eastAsia="DFKai-SB" w:hAnsi="Cambria Math"/>
            <w:lang w:eastAsia="zh-TW"/>
          </w:rPr>
          <m:t>|w,b)=</m:t>
        </m:r>
        <m:sSup>
          <m:sSupPr>
            <m:ctrlPr>
              <w:rPr>
                <w:rFonts w:ascii="Cambria Math" w:eastAsia="DFKai-SB" w:hAnsi="Cambria Math"/>
              </w:rPr>
            </m:ctrlPr>
          </m:sSupPr>
          <m:e>
            <m:r>
              <w:rPr>
                <w:rFonts w:ascii="Cambria Math" w:eastAsia="DFKai-SB" w:hAnsi="Cambria Math"/>
                <w:lang w:eastAsia="zh-TW"/>
              </w:rPr>
              <m:t>w</m:t>
            </m:r>
          </m:e>
          <m:sup>
            <m:r>
              <w:rPr>
                <w:rFonts w:ascii="Cambria Math" w:eastAsia="DFKai-SB" w:hAnsi="Cambria Math"/>
                <w:lang w:eastAsia="zh-TW"/>
              </w:rPr>
              <m:t>T</m:t>
            </m:r>
          </m:sup>
        </m:sSup>
        <m:sSub>
          <m:sSubPr>
            <m:ctrlPr>
              <w:rPr>
                <w:rFonts w:ascii="Cambria Math" w:eastAsia="DFKai-SB" w:hAnsi="Cambria Math"/>
              </w:rPr>
            </m:ctrlPr>
          </m:sSubPr>
          <m:e>
            <m:r>
              <w:rPr>
                <w:rFonts w:ascii="Cambria Math" w:eastAsia="DFKai-SB" w:hAnsi="Cambria Math"/>
                <w:lang w:eastAsia="zh-TW"/>
              </w:rPr>
              <m:t>x</m:t>
            </m:r>
          </m:e>
          <m:sub>
            <m:r>
              <w:rPr>
                <w:rFonts w:ascii="Cambria Math" w:eastAsia="DFKai-SB" w:hAnsi="Cambria Math"/>
                <w:lang w:eastAsia="zh-TW"/>
              </w:rPr>
              <m:t>i</m:t>
            </m:r>
          </m:sub>
        </m:sSub>
        <m:r>
          <w:rPr>
            <w:rFonts w:ascii="Cambria Math" w:eastAsia="DFKai-SB" w:hAnsi="Cambria Math"/>
            <w:lang w:eastAsia="zh-TW"/>
          </w:rPr>
          <m:t>+b≥0</m:t>
        </m:r>
      </m:oMath>
      <w:r w:rsidRPr="00FD6110">
        <w:rPr>
          <w:rFonts w:ascii="DFKai-SB" w:eastAsia="DFKai-SB" w:hAnsi="DFKai-SB"/>
          <w:lang w:eastAsia="zh-TW"/>
        </w:rPr>
        <w:t xml:space="preserve"> 則預測為被二一。</w:t>
      </w:r>
    </w:p>
    <w:p w14:paraId="7C394C68" w14:textId="7F2A4C1A" w:rsidR="00AF7889" w:rsidRPr="00FD6110" w:rsidRDefault="00A62BCA">
      <w:pPr>
        <w:pStyle w:val="Heading3"/>
        <w:rPr>
          <w:rFonts w:ascii="DFKai-SB" w:eastAsia="DFKai-SB" w:hAnsi="DFKai-SB"/>
        </w:rPr>
      </w:pPr>
      <w:bookmarkStart w:id="63" w:name="-artificial-neural-network-ann"/>
      <w:bookmarkStart w:id="64" w:name="_Toc11772522"/>
      <w:r w:rsidRPr="00FD6110">
        <w:rPr>
          <w:rFonts w:ascii="DFKai-SB" w:eastAsia="DFKai-SB" w:hAnsi="DFKai-SB"/>
          <w:lang w:eastAsia="zh-TW"/>
        </w:rPr>
        <w:t xml:space="preserve"> </w:t>
      </w:r>
      <w:bookmarkStart w:id="65" w:name="_Toc14374337"/>
      <w:proofErr w:type="spellStart"/>
      <w:r w:rsidR="00577174" w:rsidRPr="00FD6110">
        <w:rPr>
          <w:rFonts w:ascii="DFKai-SB" w:eastAsia="DFKai-SB" w:hAnsi="DFKai-SB"/>
        </w:rPr>
        <w:t>人工神經網路</w:t>
      </w:r>
      <w:proofErr w:type="spellEnd"/>
      <w:r w:rsidR="00577174" w:rsidRPr="00FD6110">
        <w:rPr>
          <w:rFonts w:ascii="DFKai-SB" w:eastAsia="DFKai-SB" w:hAnsi="DFKai-SB"/>
        </w:rPr>
        <w:t xml:space="preserve"> Artificial Neural Network (ANN)</w:t>
      </w:r>
      <w:bookmarkEnd w:id="63"/>
      <w:bookmarkEnd w:id="64"/>
      <w:bookmarkEnd w:id="65"/>
    </w:p>
    <w:p w14:paraId="3D3529BE" w14:textId="77777777" w:rsidR="00AF7889" w:rsidRPr="00FD6110" w:rsidRDefault="00577174" w:rsidP="006F4B84">
      <w:pPr>
        <w:pStyle w:val="FirstParagraph"/>
        <w:spacing w:line="360" w:lineRule="auto"/>
        <w:ind w:firstLineChars="200" w:firstLine="480"/>
        <w:rPr>
          <w:rFonts w:ascii="DFKai-SB" w:eastAsia="DFKai-SB" w:hAnsi="DFKai-SB"/>
        </w:rPr>
      </w:pPr>
      <w:proofErr w:type="spellStart"/>
      <w:r w:rsidRPr="00FD6110">
        <w:rPr>
          <w:rFonts w:ascii="DFKai-SB" w:eastAsia="DFKai-SB" w:hAnsi="DFKai-SB"/>
        </w:rPr>
        <w:t>模型設定</w:t>
      </w:r>
      <w:proofErr w:type="spellEnd"/>
      <w:r w:rsidRPr="00FD6110">
        <w:rPr>
          <w:rFonts w:ascii="DFKai-SB" w:eastAsia="DFKai-SB" w:hAnsi="DFKai-SB"/>
        </w:rPr>
        <w:t>：</w:t>
      </w:r>
    </w:p>
    <w:p w14:paraId="3B8F3085" w14:textId="77777777" w:rsidR="00AF7889" w:rsidRPr="00FD6110" w:rsidRDefault="001D2B29" w:rsidP="006F4B84">
      <w:pPr>
        <w:pStyle w:val="BodyText"/>
        <w:spacing w:line="360" w:lineRule="auto"/>
        <w:ind w:firstLineChars="200" w:firstLine="480"/>
        <w:rPr>
          <w:rFonts w:ascii="DFKai-SB" w:eastAsia="DFKai-SB" w:hAnsi="DFKai-SB"/>
        </w:rPr>
      </w:pPr>
      <m:oMathPara>
        <m:oMathParaPr>
          <m:jc m:val="center"/>
        </m:oMathParaPr>
        <m:oMath>
          <m:m>
            <m:mPr>
              <m:plcHide m:val="1"/>
              <m:mcs>
                <m:mc>
                  <m:mcPr>
                    <m:count m:val="1"/>
                    <m:mcJc m:val="left"/>
                  </m:mcPr>
                </m:mc>
                <m:mc>
                  <m:mcPr>
                    <m:count m:val="1"/>
                    <m:mcJc m:val="center"/>
                  </m:mcPr>
                </m:mc>
                <m:mc>
                  <m:mcPr>
                    <m:count m:val="1"/>
                    <m:mcJc m:val="left"/>
                  </m:mcPr>
                </m:mc>
              </m:mcs>
              <m:ctrlPr>
                <w:rPr>
                  <w:rFonts w:ascii="Cambria Math" w:eastAsia="DFKai-SB" w:hAnsi="Cambria Math"/>
                </w:rPr>
              </m:ctrlPr>
            </m:mPr>
            <m:mr>
              <m:e>
                <m:sSub>
                  <m:sSubPr>
                    <m:ctrlPr>
                      <w:rPr>
                        <w:rFonts w:ascii="Cambria Math" w:eastAsia="DFKai-SB" w:hAnsi="Cambria Math"/>
                      </w:rPr>
                    </m:ctrlPr>
                  </m:sSubPr>
                  <m:e>
                    <m:r>
                      <w:rPr>
                        <w:rFonts w:ascii="Cambria Math" w:eastAsia="DFKai-SB" w:hAnsi="Cambria Math"/>
                      </w:rPr>
                      <m:t>x</m:t>
                    </m:r>
                  </m:e>
                  <m:sub>
                    <m:r>
                      <w:rPr>
                        <w:rFonts w:ascii="Cambria Math" w:eastAsia="DFKai-SB" w:hAnsi="Cambria Math"/>
                      </w:rPr>
                      <m:t>i</m:t>
                    </m:r>
                  </m:sub>
                </m:sSub>
                <m:r>
                  <w:rPr>
                    <w:rFonts w:ascii="Cambria Math" w:eastAsia="DFKai-SB" w:hAnsi="Cambria Math"/>
                  </w:rPr>
                  <m:t>(K×1)</m:t>
                </m:r>
              </m:e>
              <m:e>
                <m:limUpp>
                  <m:limUppPr>
                    <m:ctrlPr>
                      <w:rPr>
                        <w:rFonts w:ascii="Cambria Math" w:eastAsia="DFKai-SB" w:hAnsi="Cambria Math"/>
                      </w:rPr>
                    </m:ctrlPr>
                  </m:limUppPr>
                  <m:e>
                    <m:r>
                      <w:rPr>
                        <w:rFonts w:ascii="Cambria Math" w:eastAsia="DFKai-SB" w:hAnsi="Cambria Math"/>
                      </w:rPr>
                      <m:t>→</m:t>
                    </m:r>
                  </m:e>
                  <m:lim>
                    <m:r>
                      <w:rPr>
                        <w:rFonts w:ascii="Cambria Math" w:eastAsia="DFKai-SB" w:hAnsi="Cambria Math"/>
                      </w:rPr>
                      <m:t>g</m:t>
                    </m:r>
                  </m:lim>
                </m:limUpp>
              </m:e>
              <m:e>
                <m:sSub>
                  <m:sSubPr>
                    <m:ctrlPr>
                      <w:rPr>
                        <w:rFonts w:ascii="Cambria Math" w:eastAsia="DFKai-SB" w:hAnsi="Cambria Math"/>
                      </w:rPr>
                    </m:ctrlPr>
                  </m:sSubPr>
                  <m:e>
                    <m:r>
                      <w:rPr>
                        <w:rFonts w:ascii="Cambria Math" w:eastAsia="DFKai-SB" w:hAnsi="Cambria Math"/>
                      </w:rPr>
                      <m:t>n</m:t>
                    </m:r>
                  </m:e>
                  <m:sub>
                    <m:r>
                      <w:rPr>
                        <w:rFonts w:ascii="Cambria Math" w:eastAsia="DFKai-SB" w:hAnsi="Cambria Math"/>
                      </w:rPr>
                      <m:t>i</m:t>
                    </m:r>
                  </m:sub>
                </m:sSub>
                <m:r>
                  <w:rPr>
                    <w:rFonts w:ascii="Cambria Math" w:eastAsia="DFKai-SB" w:hAnsi="Cambria Math"/>
                  </w:rPr>
                  <m:t>(M×1)</m:t>
                </m:r>
              </m:e>
            </m:mr>
            <m:mr>
              <m:e>
                <m:sSub>
                  <m:sSubPr>
                    <m:ctrlPr>
                      <w:rPr>
                        <w:rFonts w:ascii="Cambria Math" w:eastAsia="DFKai-SB" w:hAnsi="Cambria Math"/>
                      </w:rPr>
                    </m:ctrlPr>
                  </m:sSubPr>
                  <m:e>
                    <m:r>
                      <w:rPr>
                        <w:rFonts w:ascii="Cambria Math" w:eastAsia="DFKai-SB" w:hAnsi="Cambria Math"/>
                      </w:rPr>
                      <m:t>n</m:t>
                    </m:r>
                  </m:e>
                  <m:sub>
                    <m:r>
                      <w:rPr>
                        <w:rFonts w:ascii="Cambria Math" w:eastAsia="DFKai-SB" w:hAnsi="Cambria Math"/>
                      </w:rPr>
                      <m:t>i</m:t>
                    </m:r>
                  </m:sub>
                </m:sSub>
                <m:r>
                  <w:rPr>
                    <w:rFonts w:ascii="Cambria Math" w:eastAsia="DFKai-SB" w:hAnsi="Cambria Math"/>
                  </w:rPr>
                  <m:t>(M×1)</m:t>
                </m:r>
              </m:e>
              <m:e>
                <m:limUpp>
                  <m:limUppPr>
                    <m:ctrlPr>
                      <w:rPr>
                        <w:rFonts w:ascii="Cambria Math" w:eastAsia="DFKai-SB" w:hAnsi="Cambria Math"/>
                      </w:rPr>
                    </m:ctrlPr>
                  </m:limUppPr>
                  <m:e>
                    <m:r>
                      <w:rPr>
                        <w:rFonts w:ascii="Cambria Math" w:eastAsia="DFKai-SB" w:hAnsi="Cambria Math"/>
                      </w:rPr>
                      <m:t>→</m:t>
                    </m:r>
                  </m:e>
                  <m:lim>
                    <m:r>
                      <w:rPr>
                        <w:rFonts w:ascii="Cambria Math" w:eastAsia="DFKai-SB" w:hAnsi="Cambria Math"/>
                      </w:rPr>
                      <m:t>f</m:t>
                    </m:r>
                  </m:lim>
                </m:limUpp>
              </m:e>
              <m:e>
                <m:sSub>
                  <m:sSubPr>
                    <m:ctrlPr>
                      <w:rPr>
                        <w:rFonts w:ascii="Cambria Math" w:eastAsia="DFKai-SB" w:hAnsi="Cambria Math"/>
                      </w:rPr>
                    </m:ctrlPr>
                  </m:sSubPr>
                  <m:e>
                    <m:r>
                      <w:rPr>
                        <w:rFonts w:ascii="Cambria Math" w:eastAsia="DFKai-SB" w:hAnsi="Cambria Math"/>
                      </w:rPr>
                      <m:t>p</m:t>
                    </m:r>
                  </m:e>
                  <m:sub>
                    <m:r>
                      <w:rPr>
                        <w:rFonts w:ascii="Cambria Math" w:eastAsia="DFKai-SB" w:hAnsi="Cambria Math"/>
                      </w:rPr>
                      <m:t>i</m:t>
                    </m:r>
                  </m:sub>
                </m:sSub>
                <m:r>
                  <w:rPr>
                    <w:rFonts w:ascii="Cambria Math" w:eastAsia="DFKai-SB" w:hAnsi="Cambria Math"/>
                  </w:rPr>
                  <m:t>(1×1)</m:t>
                </m:r>
              </m:e>
            </m:mr>
          </m:m>
        </m:oMath>
      </m:oMathPara>
    </w:p>
    <w:p w14:paraId="7F4537A1" w14:textId="77777777" w:rsidR="00AF7889" w:rsidRPr="00FD6110" w:rsidRDefault="00577174" w:rsidP="006F4B84">
      <w:pPr>
        <w:pStyle w:val="FirstParagraph"/>
        <w:spacing w:line="360" w:lineRule="auto"/>
        <w:ind w:firstLineChars="200" w:firstLine="480"/>
        <w:rPr>
          <w:rFonts w:ascii="DFKai-SB" w:eastAsia="DFKai-SB" w:hAnsi="DFKai-SB"/>
        </w:rPr>
      </w:pPr>
      <w:proofErr w:type="spellStart"/>
      <w:r w:rsidRPr="00FD6110">
        <w:rPr>
          <w:rFonts w:ascii="DFKai-SB" w:eastAsia="DFKai-SB" w:hAnsi="DFKai-SB"/>
        </w:rPr>
        <w:t>其中</w:t>
      </w:r>
      <w:proofErr w:type="spellEnd"/>
    </w:p>
    <w:p w14:paraId="1D74091C" w14:textId="77777777" w:rsidR="00AF7889" w:rsidRPr="00FD6110" w:rsidRDefault="00577174" w:rsidP="006F4B84">
      <w:pPr>
        <w:pStyle w:val="BodyText"/>
        <w:spacing w:line="360" w:lineRule="auto"/>
        <w:ind w:firstLineChars="200" w:firstLine="480"/>
        <w:rPr>
          <w:rFonts w:ascii="DFKai-SB" w:eastAsia="DFKai-SB" w:hAnsi="DFKai-SB"/>
        </w:rPr>
      </w:pPr>
      <m:oMathPara>
        <m:oMathParaPr>
          <m:jc m:val="center"/>
        </m:oMathParaPr>
        <m:oMath>
          <m:r>
            <w:rPr>
              <w:rFonts w:ascii="Cambria Math" w:eastAsia="DFKai-SB" w:hAnsi="Cambria Math"/>
            </w:rPr>
            <m:t>g(</m:t>
          </m:r>
          <m:sSub>
            <m:sSubPr>
              <m:ctrlPr>
                <w:rPr>
                  <w:rFonts w:ascii="Cambria Math" w:eastAsia="DFKai-SB" w:hAnsi="Cambria Math"/>
                </w:rPr>
              </m:ctrlPr>
            </m:sSubPr>
            <m:e>
              <m:r>
                <w:rPr>
                  <w:rFonts w:ascii="Cambria Math" w:eastAsia="DFKai-SB" w:hAnsi="Cambria Math"/>
                </w:rPr>
                <m:t>x</m:t>
              </m:r>
            </m:e>
            <m:sub>
              <m:r>
                <w:rPr>
                  <w:rFonts w:ascii="Cambria Math" w:eastAsia="DFKai-SB" w:hAnsi="Cambria Math"/>
                </w:rPr>
                <m:t>i</m:t>
              </m:r>
            </m:sub>
          </m:sSub>
          <m:r>
            <w:rPr>
              <w:rFonts w:ascii="Cambria Math" w:eastAsia="DFKai-SB" w:hAnsi="Cambria Math"/>
            </w:rPr>
            <m:t>)=</m:t>
          </m:r>
          <m:d>
            <m:dPr>
              <m:begChr m:val="["/>
              <m:endChr m:val="]"/>
              <m:ctrlPr>
                <w:rPr>
                  <w:rFonts w:ascii="Cambria Math" w:eastAsia="DFKai-SB" w:hAnsi="Cambria Math"/>
                </w:rPr>
              </m:ctrlPr>
            </m:dPr>
            <m:e>
              <m:m>
                <m:mPr>
                  <m:plcHide m:val="1"/>
                  <m:mcs>
                    <m:mc>
                      <m:mcPr>
                        <m:count m:val="1"/>
                        <m:mcJc m:val="center"/>
                      </m:mcPr>
                    </m:mc>
                  </m:mcs>
                  <m:ctrlPr>
                    <w:rPr>
                      <w:rFonts w:ascii="Cambria Math" w:eastAsia="DFKai-SB" w:hAnsi="Cambria Math"/>
                    </w:rPr>
                  </m:ctrlPr>
                </m:mPr>
                <m:mr>
                  <m:e>
                    <m:sSub>
                      <m:sSubPr>
                        <m:ctrlPr>
                          <w:rPr>
                            <w:rFonts w:ascii="Cambria Math" w:eastAsia="DFKai-SB" w:hAnsi="Cambria Math"/>
                          </w:rPr>
                        </m:ctrlPr>
                      </m:sSubPr>
                      <m:e>
                        <m:r>
                          <w:rPr>
                            <w:rFonts w:ascii="Cambria Math" w:eastAsia="DFKai-SB" w:hAnsi="Cambria Math"/>
                          </w:rPr>
                          <m:t>g</m:t>
                        </m:r>
                      </m:e>
                      <m:sub>
                        <m:r>
                          <w:rPr>
                            <w:rFonts w:ascii="Cambria Math" w:eastAsia="DFKai-SB" w:hAnsi="Cambria Math"/>
                          </w:rPr>
                          <m:t>1</m:t>
                        </m:r>
                      </m:sub>
                    </m:sSub>
                    <m:r>
                      <w:rPr>
                        <w:rFonts w:ascii="Cambria Math" w:eastAsia="DFKai-SB" w:hAnsi="Cambria Math"/>
                      </w:rPr>
                      <m:t>(</m:t>
                    </m:r>
                    <m:sSub>
                      <m:sSubPr>
                        <m:ctrlPr>
                          <w:rPr>
                            <w:rFonts w:ascii="Cambria Math" w:eastAsia="DFKai-SB" w:hAnsi="Cambria Math"/>
                          </w:rPr>
                        </m:ctrlPr>
                      </m:sSubPr>
                      <m:e>
                        <m:r>
                          <w:rPr>
                            <w:rFonts w:ascii="Cambria Math" w:eastAsia="DFKai-SB" w:hAnsi="Cambria Math"/>
                          </w:rPr>
                          <m:t>x</m:t>
                        </m:r>
                      </m:e>
                      <m:sub>
                        <m:r>
                          <w:rPr>
                            <w:rFonts w:ascii="Cambria Math" w:eastAsia="DFKai-SB" w:hAnsi="Cambria Math"/>
                          </w:rPr>
                          <m:t>i</m:t>
                        </m:r>
                      </m:sub>
                    </m:sSub>
                    <m:r>
                      <w:rPr>
                        <w:rFonts w:ascii="Cambria Math" w:eastAsia="DFKai-SB" w:hAnsi="Cambria Math"/>
                      </w:rPr>
                      <m:t>)</m:t>
                    </m:r>
                  </m:e>
                </m:mr>
                <m:mr>
                  <m:e>
                    <m:sSub>
                      <m:sSubPr>
                        <m:ctrlPr>
                          <w:rPr>
                            <w:rFonts w:ascii="Cambria Math" w:eastAsia="DFKai-SB" w:hAnsi="Cambria Math"/>
                          </w:rPr>
                        </m:ctrlPr>
                      </m:sSubPr>
                      <m:e>
                        <m:r>
                          <w:rPr>
                            <w:rFonts w:ascii="Cambria Math" w:eastAsia="DFKai-SB" w:hAnsi="Cambria Math"/>
                          </w:rPr>
                          <m:t>g</m:t>
                        </m:r>
                      </m:e>
                      <m:sub>
                        <m:r>
                          <w:rPr>
                            <w:rFonts w:ascii="Cambria Math" w:eastAsia="DFKai-SB" w:hAnsi="Cambria Math"/>
                          </w:rPr>
                          <m:t>2</m:t>
                        </m:r>
                      </m:sub>
                    </m:sSub>
                    <m:r>
                      <w:rPr>
                        <w:rFonts w:ascii="Cambria Math" w:eastAsia="DFKai-SB" w:hAnsi="Cambria Math"/>
                      </w:rPr>
                      <m:t>(</m:t>
                    </m:r>
                    <m:sSub>
                      <m:sSubPr>
                        <m:ctrlPr>
                          <w:rPr>
                            <w:rFonts w:ascii="Cambria Math" w:eastAsia="DFKai-SB" w:hAnsi="Cambria Math"/>
                          </w:rPr>
                        </m:ctrlPr>
                      </m:sSubPr>
                      <m:e>
                        <m:r>
                          <w:rPr>
                            <w:rFonts w:ascii="Cambria Math" w:eastAsia="DFKai-SB" w:hAnsi="Cambria Math"/>
                          </w:rPr>
                          <m:t>x</m:t>
                        </m:r>
                      </m:e>
                      <m:sub>
                        <m:r>
                          <w:rPr>
                            <w:rFonts w:ascii="Cambria Math" w:eastAsia="DFKai-SB" w:hAnsi="Cambria Math"/>
                          </w:rPr>
                          <m:t>i</m:t>
                        </m:r>
                      </m:sub>
                    </m:sSub>
                    <m:r>
                      <w:rPr>
                        <w:rFonts w:ascii="Cambria Math" w:eastAsia="DFKai-SB" w:hAnsi="Cambria Math"/>
                      </w:rPr>
                      <m:t>)</m:t>
                    </m:r>
                  </m:e>
                </m:mr>
                <m:mr>
                  <m:e>
                    <m:r>
                      <w:rPr>
                        <w:rFonts w:ascii="Cambria Math" w:eastAsia="DFKai-SB" w:hAnsi="Cambria Math"/>
                      </w:rPr>
                      <m:t>⋮</m:t>
                    </m:r>
                  </m:e>
                </m:mr>
                <m:mr>
                  <m:e>
                    <m:sSub>
                      <m:sSubPr>
                        <m:ctrlPr>
                          <w:rPr>
                            <w:rFonts w:ascii="Cambria Math" w:eastAsia="DFKai-SB" w:hAnsi="Cambria Math"/>
                          </w:rPr>
                        </m:ctrlPr>
                      </m:sSubPr>
                      <m:e>
                        <m:r>
                          <w:rPr>
                            <w:rFonts w:ascii="Cambria Math" w:eastAsia="DFKai-SB" w:hAnsi="Cambria Math"/>
                          </w:rPr>
                          <m:t>g</m:t>
                        </m:r>
                      </m:e>
                      <m:sub>
                        <m:r>
                          <w:rPr>
                            <w:rFonts w:ascii="Cambria Math" w:eastAsia="DFKai-SB" w:hAnsi="Cambria Math"/>
                          </w:rPr>
                          <m:t>M</m:t>
                        </m:r>
                      </m:sub>
                    </m:sSub>
                    <m:r>
                      <w:rPr>
                        <w:rFonts w:ascii="Cambria Math" w:eastAsia="DFKai-SB" w:hAnsi="Cambria Math"/>
                      </w:rPr>
                      <m:t>(</m:t>
                    </m:r>
                    <m:sSub>
                      <m:sSubPr>
                        <m:ctrlPr>
                          <w:rPr>
                            <w:rFonts w:ascii="Cambria Math" w:eastAsia="DFKai-SB" w:hAnsi="Cambria Math"/>
                          </w:rPr>
                        </m:ctrlPr>
                      </m:sSubPr>
                      <m:e>
                        <m:r>
                          <w:rPr>
                            <w:rFonts w:ascii="Cambria Math" w:eastAsia="DFKai-SB" w:hAnsi="Cambria Math"/>
                          </w:rPr>
                          <m:t>x</m:t>
                        </m:r>
                      </m:e>
                      <m:sub>
                        <m:r>
                          <w:rPr>
                            <w:rFonts w:ascii="Cambria Math" w:eastAsia="DFKai-SB" w:hAnsi="Cambria Math"/>
                          </w:rPr>
                          <m:t>i</m:t>
                        </m:r>
                      </m:sub>
                    </m:sSub>
                    <m:r>
                      <w:rPr>
                        <w:rFonts w:ascii="Cambria Math" w:eastAsia="DFKai-SB" w:hAnsi="Cambria Math"/>
                      </w:rPr>
                      <m:t>)</m:t>
                    </m:r>
                  </m:e>
                </m:mr>
              </m:m>
            </m:e>
          </m:d>
          <m:r>
            <w:rPr>
              <w:rFonts w:ascii="Cambria Math" w:eastAsia="DFKai-SB" w:hAnsi="Cambria Math"/>
            </w:rPr>
            <m:t>=</m:t>
          </m:r>
          <m:d>
            <m:dPr>
              <m:begChr m:val="["/>
              <m:endChr m:val="]"/>
              <m:ctrlPr>
                <w:rPr>
                  <w:rFonts w:ascii="Cambria Math" w:eastAsia="DFKai-SB" w:hAnsi="Cambria Math"/>
                </w:rPr>
              </m:ctrlPr>
            </m:dPr>
            <m:e>
              <m:m>
                <m:mPr>
                  <m:plcHide m:val="1"/>
                  <m:mcs>
                    <m:mc>
                      <m:mcPr>
                        <m:count m:val="1"/>
                        <m:mcJc m:val="center"/>
                      </m:mcPr>
                    </m:mc>
                  </m:mcs>
                  <m:ctrlPr>
                    <w:rPr>
                      <w:rFonts w:ascii="Cambria Math" w:eastAsia="DFKai-SB" w:hAnsi="Cambria Math"/>
                    </w:rPr>
                  </m:ctrlPr>
                </m:mPr>
                <m:mr>
                  <m:e>
                    <m:r>
                      <w:rPr>
                        <w:rFonts w:ascii="Cambria Math" w:eastAsia="DFKai-SB" w:hAnsi="Cambria Math"/>
                      </w:rPr>
                      <m:t>a(</m:t>
                    </m:r>
                    <m:sSub>
                      <m:sSubPr>
                        <m:ctrlPr>
                          <w:rPr>
                            <w:rFonts w:ascii="Cambria Math" w:eastAsia="DFKai-SB" w:hAnsi="Cambria Math"/>
                          </w:rPr>
                        </m:ctrlPr>
                      </m:sSubPr>
                      <m:e>
                        <m:r>
                          <w:rPr>
                            <w:rFonts w:ascii="Cambria Math" w:eastAsia="DFKai-SB" w:hAnsi="Cambria Math"/>
                          </w:rPr>
                          <m:t>w</m:t>
                        </m:r>
                      </m:e>
                      <m:sub>
                        <m:r>
                          <w:rPr>
                            <w:rFonts w:ascii="Cambria Math" w:eastAsia="DFKai-SB" w:hAnsi="Cambria Math"/>
                          </w:rPr>
                          <m:t>1</m:t>
                        </m:r>
                      </m:sub>
                    </m:sSub>
                    <m:r>
                      <w:rPr>
                        <w:rFonts w:ascii="Cambria Math" w:eastAsia="DFKai-SB" w:hAnsi="Cambria Math"/>
                      </w:rPr>
                      <m:t>'</m:t>
                    </m:r>
                    <m:sSub>
                      <m:sSubPr>
                        <m:ctrlPr>
                          <w:rPr>
                            <w:rFonts w:ascii="Cambria Math" w:eastAsia="DFKai-SB" w:hAnsi="Cambria Math"/>
                          </w:rPr>
                        </m:ctrlPr>
                      </m:sSubPr>
                      <m:e>
                        <m:r>
                          <w:rPr>
                            <w:rFonts w:ascii="Cambria Math" w:eastAsia="DFKai-SB" w:hAnsi="Cambria Math"/>
                          </w:rPr>
                          <m:t>x</m:t>
                        </m:r>
                      </m:e>
                      <m:sub>
                        <m:r>
                          <w:rPr>
                            <w:rFonts w:ascii="Cambria Math" w:eastAsia="DFKai-SB" w:hAnsi="Cambria Math"/>
                          </w:rPr>
                          <m:t>i</m:t>
                        </m:r>
                      </m:sub>
                    </m:sSub>
                    <m:r>
                      <w:rPr>
                        <w:rFonts w:ascii="Cambria Math" w:eastAsia="DFKai-SB" w:hAnsi="Cambria Math"/>
                      </w:rPr>
                      <m:t>+</m:t>
                    </m:r>
                    <m:sSub>
                      <m:sSubPr>
                        <m:ctrlPr>
                          <w:rPr>
                            <w:rFonts w:ascii="Cambria Math" w:eastAsia="DFKai-SB" w:hAnsi="Cambria Math"/>
                          </w:rPr>
                        </m:ctrlPr>
                      </m:sSubPr>
                      <m:e>
                        <m:r>
                          <w:rPr>
                            <w:rFonts w:ascii="Cambria Math" w:eastAsia="DFKai-SB" w:hAnsi="Cambria Math"/>
                          </w:rPr>
                          <m:t>b</m:t>
                        </m:r>
                      </m:e>
                      <m:sub>
                        <m:r>
                          <w:rPr>
                            <w:rFonts w:ascii="Cambria Math" w:eastAsia="DFKai-SB" w:hAnsi="Cambria Math"/>
                          </w:rPr>
                          <m:t>1</m:t>
                        </m:r>
                      </m:sub>
                    </m:sSub>
                    <m:r>
                      <w:rPr>
                        <w:rFonts w:ascii="Cambria Math" w:eastAsia="DFKai-SB" w:hAnsi="Cambria Math"/>
                      </w:rPr>
                      <m:t>)</m:t>
                    </m:r>
                  </m:e>
                </m:mr>
                <m:mr>
                  <m:e>
                    <m:r>
                      <w:rPr>
                        <w:rFonts w:ascii="Cambria Math" w:eastAsia="DFKai-SB" w:hAnsi="Cambria Math"/>
                      </w:rPr>
                      <m:t>a(</m:t>
                    </m:r>
                    <m:sSub>
                      <m:sSubPr>
                        <m:ctrlPr>
                          <w:rPr>
                            <w:rFonts w:ascii="Cambria Math" w:eastAsia="DFKai-SB" w:hAnsi="Cambria Math"/>
                          </w:rPr>
                        </m:ctrlPr>
                      </m:sSubPr>
                      <m:e>
                        <m:r>
                          <w:rPr>
                            <w:rFonts w:ascii="Cambria Math" w:eastAsia="DFKai-SB" w:hAnsi="Cambria Math"/>
                          </w:rPr>
                          <m:t>w</m:t>
                        </m:r>
                      </m:e>
                      <m:sub>
                        <m:r>
                          <w:rPr>
                            <w:rFonts w:ascii="Cambria Math" w:eastAsia="DFKai-SB" w:hAnsi="Cambria Math"/>
                          </w:rPr>
                          <m:t>2</m:t>
                        </m:r>
                      </m:sub>
                    </m:sSub>
                    <m:r>
                      <w:rPr>
                        <w:rFonts w:ascii="Cambria Math" w:eastAsia="DFKai-SB" w:hAnsi="Cambria Math"/>
                      </w:rPr>
                      <m:t>'</m:t>
                    </m:r>
                    <m:sSub>
                      <m:sSubPr>
                        <m:ctrlPr>
                          <w:rPr>
                            <w:rFonts w:ascii="Cambria Math" w:eastAsia="DFKai-SB" w:hAnsi="Cambria Math"/>
                          </w:rPr>
                        </m:ctrlPr>
                      </m:sSubPr>
                      <m:e>
                        <m:r>
                          <w:rPr>
                            <w:rFonts w:ascii="Cambria Math" w:eastAsia="DFKai-SB" w:hAnsi="Cambria Math"/>
                          </w:rPr>
                          <m:t>x</m:t>
                        </m:r>
                      </m:e>
                      <m:sub>
                        <m:r>
                          <w:rPr>
                            <w:rFonts w:ascii="Cambria Math" w:eastAsia="DFKai-SB" w:hAnsi="Cambria Math"/>
                          </w:rPr>
                          <m:t>i</m:t>
                        </m:r>
                      </m:sub>
                    </m:sSub>
                    <m:r>
                      <w:rPr>
                        <w:rFonts w:ascii="Cambria Math" w:eastAsia="DFKai-SB" w:hAnsi="Cambria Math"/>
                      </w:rPr>
                      <m:t>+</m:t>
                    </m:r>
                    <m:sSub>
                      <m:sSubPr>
                        <m:ctrlPr>
                          <w:rPr>
                            <w:rFonts w:ascii="Cambria Math" w:eastAsia="DFKai-SB" w:hAnsi="Cambria Math"/>
                          </w:rPr>
                        </m:ctrlPr>
                      </m:sSubPr>
                      <m:e>
                        <m:r>
                          <w:rPr>
                            <w:rFonts w:ascii="Cambria Math" w:eastAsia="DFKai-SB" w:hAnsi="Cambria Math"/>
                          </w:rPr>
                          <m:t>b</m:t>
                        </m:r>
                      </m:e>
                      <m:sub>
                        <m:r>
                          <w:rPr>
                            <w:rFonts w:ascii="Cambria Math" w:eastAsia="DFKai-SB" w:hAnsi="Cambria Math"/>
                          </w:rPr>
                          <m:t>2</m:t>
                        </m:r>
                      </m:sub>
                    </m:sSub>
                    <m:r>
                      <w:rPr>
                        <w:rFonts w:ascii="Cambria Math" w:eastAsia="DFKai-SB" w:hAnsi="Cambria Math"/>
                      </w:rPr>
                      <m:t>)</m:t>
                    </m:r>
                  </m:e>
                </m:mr>
                <m:mr>
                  <m:e>
                    <m:r>
                      <w:rPr>
                        <w:rFonts w:ascii="Cambria Math" w:eastAsia="DFKai-SB" w:hAnsi="Cambria Math"/>
                      </w:rPr>
                      <m:t>⋮</m:t>
                    </m:r>
                  </m:e>
                </m:mr>
                <m:mr>
                  <m:e>
                    <m:r>
                      <w:rPr>
                        <w:rFonts w:ascii="Cambria Math" w:eastAsia="DFKai-SB" w:hAnsi="Cambria Math"/>
                      </w:rPr>
                      <m:t>a(</m:t>
                    </m:r>
                    <m:sSub>
                      <m:sSubPr>
                        <m:ctrlPr>
                          <w:rPr>
                            <w:rFonts w:ascii="Cambria Math" w:eastAsia="DFKai-SB" w:hAnsi="Cambria Math"/>
                          </w:rPr>
                        </m:ctrlPr>
                      </m:sSubPr>
                      <m:e>
                        <m:r>
                          <w:rPr>
                            <w:rFonts w:ascii="Cambria Math" w:eastAsia="DFKai-SB" w:hAnsi="Cambria Math"/>
                          </w:rPr>
                          <m:t>w</m:t>
                        </m:r>
                      </m:e>
                      <m:sub>
                        <m:r>
                          <w:rPr>
                            <w:rFonts w:ascii="Cambria Math" w:eastAsia="DFKai-SB" w:hAnsi="Cambria Math"/>
                          </w:rPr>
                          <m:t>M</m:t>
                        </m:r>
                      </m:sub>
                    </m:sSub>
                    <m:r>
                      <w:rPr>
                        <w:rFonts w:ascii="Cambria Math" w:eastAsia="DFKai-SB" w:hAnsi="Cambria Math"/>
                      </w:rPr>
                      <m:t>'</m:t>
                    </m:r>
                    <m:sSub>
                      <m:sSubPr>
                        <m:ctrlPr>
                          <w:rPr>
                            <w:rFonts w:ascii="Cambria Math" w:eastAsia="DFKai-SB" w:hAnsi="Cambria Math"/>
                          </w:rPr>
                        </m:ctrlPr>
                      </m:sSubPr>
                      <m:e>
                        <m:r>
                          <w:rPr>
                            <w:rFonts w:ascii="Cambria Math" w:eastAsia="DFKai-SB" w:hAnsi="Cambria Math"/>
                          </w:rPr>
                          <m:t>x</m:t>
                        </m:r>
                      </m:e>
                      <m:sub>
                        <m:r>
                          <w:rPr>
                            <w:rFonts w:ascii="Cambria Math" w:eastAsia="DFKai-SB" w:hAnsi="Cambria Math"/>
                          </w:rPr>
                          <m:t>i</m:t>
                        </m:r>
                      </m:sub>
                    </m:sSub>
                    <m:r>
                      <w:rPr>
                        <w:rFonts w:ascii="Cambria Math" w:eastAsia="DFKai-SB" w:hAnsi="Cambria Math"/>
                      </w:rPr>
                      <m:t>+</m:t>
                    </m:r>
                    <m:sSub>
                      <m:sSubPr>
                        <m:ctrlPr>
                          <w:rPr>
                            <w:rFonts w:ascii="Cambria Math" w:eastAsia="DFKai-SB" w:hAnsi="Cambria Math"/>
                          </w:rPr>
                        </m:ctrlPr>
                      </m:sSubPr>
                      <m:e>
                        <m:r>
                          <w:rPr>
                            <w:rFonts w:ascii="Cambria Math" w:eastAsia="DFKai-SB" w:hAnsi="Cambria Math"/>
                          </w:rPr>
                          <m:t>b</m:t>
                        </m:r>
                      </m:e>
                      <m:sub>
                        <m:r>
                          <w:rPr>
                            <w:rFonts w:ascii="Cambria Math" w:eastAsia="DFKai-SB" w:hAnsi="Cambria Math"/>
                          </w:rPr>
                          <m:t>M</m:t>
                        </m:r>
                      </m:sub>
                    </m:sSub>
                    <m:r>
                      <w:rPr>
                        <w:rFonts w:ascii="Cambria Math" w:eastAsia="DFKai-SB" w:hAnsi="Cambria Math"/>
                      </w:rPr>
                      <m:t>)</m:t>
                    </m:r>
                  </m:e>
                </m:mr>
              </m:m>
            </m:e>
          </m:d>
          <m:r>
            <w:rPr>
              <w:rFonts w:ascii="Cambria Math" w:eastAsia="DFKai-SB" w:hAnsi="Cambria Math"/>
            </w:rPr>
            <m:t>=</m:t>
          </m:r>
          <m:d>
            <m:dPr>
              <m:begChr m:val="["/>
              <m:endChr m:val="]"/>
              <m:ctrlPr>
                <w:rPr>
                  <w:rFonts w:ascii="Cambria Math" w:eastAsia="DFKai-SB" w:hAnsi="Cambria Math"/>
                </w:rPr>
              </m:ctrlPr>
            </m:dPr>
            <m:e>
              <m:m>
                <m:mPr>
                  <m:plcHide m:val="1"/>
                  <m:mcs>
                    <m:mc>
                      <m:mcPr>
                        <m:count m:val="1"/>
                        <m:mcJc m:val="center"/>
                      </m:mcPr>
                    </m:mc>
                  </m:mcs>
                  <m:ctrlPr>
                    <w:rPr>
                      <w:rFonts w:ascii="Cambria Math" w:eastAsia="DFKai-SB" w:hAnsi="Cambria Math"/>
                    </w:rPr>
                  </m:ctrlPr>
                </m:mPr>
                <m:mr>
                  <m:e>
                    <m:sSub>
                      <m:sSubPr>
                        <m:ctrlPr>
                          <w:rPr>
                            <w:rFonts w:ascii="Cambria Math" w:eastAsia="DFKai-SB" w:hAnsi="Cambria Math"/>
                          </w:rPr>
                        </m:ctrlPr>
                      </m:sSubPr>
                      <m:e>
                        <m:r>
                          <w:rPr>
                            <w:rFonts w:ascii="Cambria Math" w:eastAsia="DFKai-SB" w:hAnsi="Cambria Math"/>
                          </w:rPr>
                          <m:t>n</m:t>
                        </m:r>
                      </m:e>
                      <m:sub>
                        <m:r>
                          <w:rPr>
                            <w:rFonts w:ascii="Cambria Math" w:eastAsia="DFKai-SB" w:hAnsi="Cambria Math"/>
                          </w:rPr>
                          <m:t>1,i</m:t>
                        </m:r>
                      </m:sub>
                    </m:sSub>
                  </m:e>
                </m:mr>
                <m:mr>
                  <m:e>
                    <m:sSub>
                      <m:sSubPr>
                        <m:ctrlPr>
                          <w:rPr>
                            <w:rFonts w:ascii="Cambria Math" w:eastAsia="DFKai-SB" w:hAnsi="Cambria Math"/>
                          </w:rPr>
                        </m:ctrlPr>
                      </m:sSubPr>
                      <m:e>
                        <m:r>
                          <w:rPr>
                            <w:rFonts w:ascii="Cambria Math" w:eastAsia="DFKai-SB" w:hAnsi="Cambria Math"/>
                          </w:rPr>
                          <m:t>n</m:t>
                        </m:r>
                      </m:e>
                      <m:sub>
                        <m:r>
                          <w:rPr>
                            <w:rFonts w:ascii="Cambria Math" w:eastAsia="DFKai-SB" w:hAnsi="Cambria Math"/>
                          </w:rPr>
                          <m:t>2,i</m:t>
                        </m:r>
                      </m:sub>
                    </m:sSub>
                  </m:e>
                </m:mr>
                <m:mr>
                  <m:e>
                    <m:r>
                      <w:rPr>
                        <w:rFonts w:ascii="Cambria Math" w:eastAsia="DFKai-SB" w:hAnsi="Cambria Math"/>
                      </w:rPr>
                      <m:t>⋮</m:t>
                    </m:r>
                  </m:e>
                </m:mr>
                <m:mr>
                  <m:e>
                    <m:sSub>
                      <m:sSubPr>
                        <m:ctrlPr>
                          <w:rPr>
                            <w:rFonts w:ascii="Cambria Math" w:eastAsia="DFKai-SB" w:hAnsi="Cambria Math"/>
                          </w:rPr>
                        </m:ctrlPr>
                      </m:sSubPr>
                      <m:e>
                        <m:r>
                          <w:rPr>
                            <w:rFonts w:ascii="Cambria Math" w:eastAsia="DFKai-SB" w:hAnsi="Cambria Math"/>
                          </w:rPr>
                          <m:t>n</m:t>
                        </m:r>
                      </m:e>
                      <m:sub>
                        <m:r>
                          <w:rPr>
                            <w:rFonts w:ascii="Cambria Math" w:eastAsia="DFKai-SB" w:hAnsi="Cambria Math"/>
                          </w:rPr>
                          <m:t>M,i</m:t>
                        </m:r>
                      </m:sub>
                    </m:sSub>
                  </m:e>
                </m:mr>
              </m:m>
            </m:e>
          </m:d>
          <m:r>
            <w:rPr>
              <w:rFonts w:ascii="Cambria Math" w:eastAsia="DFKai-SB" w:hAnsi="Cambria Math"/>
            </w:rPr>
            <m:t>=</m:t>
          </m:r>
          <m:sSub>
            <m:sSubPr>
              <m:ctrlPr>
                <w:rPr>
                  <w:rFonts w:ascii="Cambria Math" w:eastAsia="DFKai-SB" w:hAnsi="Cambria Math"/>
                </w:rPr>
              </m:ctrlPr>
            </m:sSubPr>
            <m:e>
              <m:r>
                <w:rPr>
                  <w:rFonts w:ascii="Cambria Math" w:eastAsia="DFKai-SB" w:hAnsi="Cambria Math"/>
                </w:rPr>
                <m:t>n</m:t>
              </m:r>
            </m:e>
            <m:sub>
              <m:r>
                <w:rPr>
                  <w:rFonts w:ascii="Cambria Math" w:eastAsia="DFKai-SB" w:hAnsi="Cambria Math"/>
                </w:rPr>
                <m:t>i</m:t>
              </m:r>
            </m:sub>
          </m:sSub>
        </m:oMath>
      </m:oMathPara>
    </w:p>
    <w:p w14:paraId="078E4720" w14:textId="77777777" w:rsidR="00AF7889" w:rsidRPr="00FD6110" w:rsidRDefault="00577174" w:rsidP="006F4B84">
      <w:pPr>
        <w:pStyle w:val="FirstParagraph"/>
        <w:spacing w:line="360" w:lineRule="auto"/>
        <w:ind w:firstLineChars="200" w:firstLine="480"/>
        <w:rPr>
          <w:rFonts w:ascii="DFKai-SB" w:eastAsia="DFKai-SB" w:hAnsi="DFKai-SB"/>
          <w:lang w:eastAsia="zh-TW"/>
        </w:rPr>
      </w:pPr>
      <w:r w:rsidRPr="00FD6110">
        <w:rPr>
          <w:rFonts w:ascii="DFKai-SB" w:eastAsia="DFKai-SB" w:hAnsi="DFKai-SB"/>
          <w:lang w:eastAsia="zh-TW"/>
        </w:rPr>
        <w:t>函數a(z)一般稱為激活函數，用來控制z是否輸出，常用的函數型態為</w:t>
      </w:r>
      <m:oMath>
        <m:r>
          <w:rPr>
            <w:rFonts w:ascii="Cambria Math" w:eastAsia="DFKai-SB" w:hAnsi="Cambria Math"/>
            <w:lang w:eastAsia="zh-TW"/>
          </w:rPr>
          <m:t>a(z)=max(0,z)</m:t>
        </m:r>
      </m:oMath>
      <w:r w:rsidRPr="00FD6110">
        <w:rPr>
          <w:rFonts w:ascii="DFKai-SB" w:eastAsia="DFKai-SB" w:hAnsi="DFKai-SB"/>
          <w:lang w:eastAsia="zh-TW"/>
        </w:rPr>
        <w:t>; 此外, 我們選定</w:t>
      </w:r>
      <m:oMath>
        <m:r>
          <w:rPr>
            <w:rFonts w:ascii="Cambria Math" w:eastAsia="DFKai-SB" w:hAnsi="Cambria Math"/>
            <w:lang w:eastAsia="zh-TW"/>
          </w:rPr>
          <m:t>f(z)</m:t>
        </m:r>
      </m:oMath>
      <w:r w:rsidRPr="00FD6110">
        <w:rPr>
          <w:rFonts w:ascii="DFKai-SB" w:eastAsia="DFKai-SB" w:hAnsi="DFKai-SB"/>
          <w:lang w:eastAsia="zh-TW"/>
        </w:rPr>
        <w:t>為一logistic函數:</w:t>
      </w:r>
    </w:p>
    <w:p w14:paraId="784B42D4" w14:textId="77777777" w:rsidR="00AF7889" w:rsidRPr="00FD6110" w:rsidRDefault="00577174" w:rsidP="006F4B84">
      <w:pPr>
        <w:pStyle w:val="BodyText"/>
        <w:spacing w:line="360" w:lineRule="auto"/>
        <w:ind w:firstLineChars="200" w:firstLine="480"/>
        <w:rPr>
          <w:rFonts w:ascii="DFKai-SB" w:eastAsia="DFKai-SB" w:hAnsi="DFKai-SB"/>
        </w:rPr>
      </w:pPr>
      <m:oMathPara>
        <m:oMathParaPr>
          <m:jc m:val="center"/>
        </m:oMathParaPr>
        <m:oMath>
          <m:r>
            <w:rPr>
              <w:rFonts w:ascii="Cambria Math" w:eastAsia="DFKai-SB" w:hAnsi="Cambria Math"/>
            </w:rPr>
            <m:t>f(</m:t>
          </m:r>
          <m:sSub>
            <m:sSubPr>
              <m:ctrlPr>
                <w:rPr>
                  <w:rFonts w:ascii="Cambria Math" w:eastAsia="DFKai-SB" w:hAnsi="Cambria Math"/>
                </w:rPr>
              </m:ctrlPr>
            </m:sSubPr>
            <m:e>
              <m:r>
                <w:rPr>
                  <w:rFonts w:ascii="Cambria Math" w:eastAsia="DFKai-SB" w:hAnsi="Cambria Math"/>
                </w:rPr>
                <m:t>n</m:t>
              </m:r>
            </m:e>
            <m:sub>
              <m:r>
                <w:rPr>
                  <w:rFonts w:ascii="Cambria Math" w:eastAsia="DFKai-SB" w:hAnsi="Cambria Math"/>
                </w:rPr>
                <m:t>i</m:t>
              </m:r>
            </m:sub>
          </m:sSub>
          <m:r>
            <w:rPr>
              <w:rFonts w:ascii="Cambria Math" w:eastAsia="DFKai-SB" w:hAnsi="Cambria Math"/>
            </w:rPr>
            <m:t>)=</m:t>
          </m:r>
          <m:f>
            <m:fPr>
              <m:ctrlPr>
                <w:rPr>
                  <w:rFonts w:ascii="Cambria Math" w:eastAsia="DFKai-SB" w:hAnsi="Cambria Math"/>
                </w:rPr>
              </m:ctrlPr>
            </m:fPr>
            <m:num>
              <m:r>
                <m:rPr>
                  <m:sty m:val="p"/>
                </m:rPr>
                <w:rPr>
                  <w:rFonts w:ascii="Cambria Math" w:eastAsia="DFKai-SB" w:hAnsi="Cambria Math"/>
                </w:rPr>
                <m:t>exp</m:t>
              </m:r>
              <m:r>
                <w:rPr>
                  <w:rFonts w:ascii="Cambria Math" w:eastAsia="DFKai-SB" w:hAnsi="Cambria Math"/>
                </w:rPr>
                <m:t>(β'</m:t>
              </m:r>
              <m:sSub>
                <m:sSubPr>
                  <m:ctrlPr>
                    <w:rPr>
                      <w:rFonts w:ascii="Cambria Math" w:eastAsia="DFKai-SB" w:hAnsi="Cambria Math"/>
                    </w:rPr>
                  </m:ctrlPr>
                </m:sSubPr>
                <m:e>
                  <m:r>
                    <w:rPr>
                      <w:rFonts w:ascii="Cambria Math" w:eastAsia="DFKai-SB" w:hAnsi="Cambria Math"/>
                    </w:rPr>
                    <m:t>n</m:t>
                  </m:r>
                </m:e>
                <m:sub>
                  <m:r>
                    <w:rPr>
                      <w:rFonts w:ascii="Cambria Math" w:eastAsia="DFKai-SB" w:hAnsi="Cambria Math"/>
                    </w:rPr>
                    <m:t>i</m:t>
                  </m:r>
                </m:sub>
              </m:sSub>
              <m:r>
                <w:rPr>
                  <w:rFonts w:ascii="Cambria Math" w:eastAsia="DFKai-SB" w:hAnsi="Cambria Math"/>
                </w:rPr>
                <m:t>)</m:t>
              </m:r>
            </m:num>
            <m:den>
              <m:r>
                <w:rPr>
                  <w:rFonts w:ascii="Cambria Math" w:eastAsia="DFKai-SB" w:hAnsi="Cambria Math"/>
                </w:rPr>
                <m:t>1+</m:t>
              </m:r>
              <m:r>
                <m:rPr>
                  <m:sty m:val="p"/>
                </m:rPr>
                <w:rPr>
                  <w:rFonts w:ascii="Cambria Math" w:eastAsia="DFKai-SB" w:hAnsi="Cambria Math"/>
                </w:rPr>
                <m:t>exp</m:t>
              </m:r>
              <m:r>
                <w:rPr>
                  <w:rFonts w:ascii="Cambria Math" w:eastAsia="DFKai-SB" w:hAnsi="Cambria Math"/>
                </w:rPr>
                <m:t>(β'</m:t>
              </m:r>
              <m:sSub>
                <m:sSubPr>
                  <m:ctrlPr>
                    <w:rPr>
                      <w:rFonts w:ascii="Cambria Math" w:eastAsia="DFKai-SB" w:hAnsi="Cambria Math"/>
                    </w:rPr>
                  </m:ctrlPr>
                </m:sSubPr>
                <m:e>
                  <m:r>
                    <w:rPr>
                      <w:rFonts w:ascii="Cambria Math" w:eastAsia="DFKai-SB" w:hAnsi="Cambria Math"/>
                    </w:rPr>
                    <m:t>n</m:t>
                  </m:r>
                </m:e>
                <m:sub>
                  <m:r>
                    <w:rPr>
                      <w:rFonts w:ascii="Cambria Math" w:eastAsia="DFKai-SB" w:hAnsi="Cambria Math"/>
                    </w:rPr>
                    <m:t>i</m:t>
                  </m:r>
                </m:sub>
              </m:sSub>
              <m:r>
                <w:rPr>
                  <w:rFonts w:ascii="Cambria Math" w:eastAsia="DFKai-SB" w:hAnsi="Cambria Math"/>
                </w:rPr>
                <m:t>)</m:t>
              </m:r>
            </m:den>
          </m:f>
        </m:oMath>
      </m:oMathPara>
    </w:p>
    <w:p w14:paraId="7A4FC5A9" w14:textId="77777777" w:rsidR="00AF7889" w:rsidRPr="00FD6110" w:rsidRDefault="00577174" w:rsidP="006F4B84">
      <w:pPr>
        <w:pStyle w:val="FirstParagraph"/>
        <w:spacing w:line="360" w:lineRule="auto"/>
        <w:ind w:firstLineChars="200" w:firstLine="480"/>
        <w:rPr>
          <w:rFonts w:ascii="DFKai-SB" w:eastAsia="DFKai-SB" w:hAnsi="DFKai-SB"/>
        </w:rPr>
      </w:pPr>
      <w:proofErr w:type="spellStart"/>
      <w:r w:rsidRPr="00FD6110">
        <w:rPr>
          <w:rFonts w:ascii="DFKai-SB" w:eastAsia="DFKai-SB" w:hAnsi="DFKai-SB"/>
        </w:rPr>
        <w:t>模型估計訓練方式</w:t>
      </w:r>
      <w:proofErr w:type="spellEnd"/>
      <w:r w:rsidRPr="00FD6110">
        <w:rPr>
          <w:rFonts w:ascii="DFKai-SB" w:eastAsia="DFKai-SB" w:hAnsi="DFKai-SB"/>
        </w:rPr>
        <w:t>：</w:t>
      </w:r>
    </w:p>
    <w:p w14:paraId="615ECDF7" w14:textId="77777777" w:rsidR="00AF7889" w:rsidRPr="00FD6110" w:rsidRDefault="00577174" w:rsidP="006F4B84">
      <w:pPr>
        <w:pStyle w:val="BodyText"/>
        <w:spacing w:line="360" w:lineRule="auto"/>
        <w:ind w:firstLineChars="200" w:firstLine="480"/>
        <w:rPr>
          <w:rFonts w:ascii="DFKai-SB" w:eastAsia="DFKai-SB" w:hAnsi="DFKai-SB"/>
        </w:rPr>
      </w:pPr>
      <m:oMathPara>
        <m:oMathParaPr>
          <m:jc m:val="center"/>
        </m:oMathParaPr>
        <m:oMath>
          <m:r>
            <w:rPr>
              <w:rFonts w:ascii="Cambria Math" w:eastAsia="DFKai-SB" w:hAnsi="Cambria Math"/>
            </w:rPr>
            <m:t>ma</m:t>
          </m:r>
          <m:sSub>
            <m:sSubPr>
              <m:ctrlPr>
                <w:rPr>
                  <w:rFonts w:ascii="Cambria Math" w:eastAsia="DFKai-SB" w:hAnsi="Cambria Math"/>
                </w:rPr>
              </m:ctrlPr>
            </m:sSubPr>
            <m:e>
              <m:r>
                <w:rPr>
                  <w:rFonts w:ascii="Cambria Math" w:eastAsia="DFKai-SB" w:hAnsi="Cambria Math"/>
                </w:rPr>
                <m:t>x</m:t>
              </m:r>
            </m:e>
            <m:sub>
              <m:r>
                <m:rPr>
                  <m:sty m:val="b"/>
                </m:rPr>
                <w:rPr>
                  <w:rFonts w:ascii="Cambria Math" w:eastAsia="DFKai-SB" w:hAnsi="Cambria Math"/>
                </w:rPr>
                <m:t>w,b</m:t>
              </m:r>
              <m:r>
                <w:rPr>
                  <w:rFonts w:ascii="Cambria Math" w:eastAsia="DFKai-SB" w:hAnsi="Cambria Math"/>
                </w:rPr>
                <m:t>,β</m:t>
              </m:r>
            </m:sub>
          </m:sSub>
          <m:nary>
            <m:naryPr>
              <m:chr m:val="∑"/>
              <m:limLoc m:val="undOvr"/>
              <m:supHide m:val="1"/>
              <m:ctrlPr>
                <w:rPr>
                  <w:rFonts w:ascii="Cambria Math" w:eastAsia="DFKai-SB" w:hAnsi="Cambria Math"/>
                </w:rPr>
              </m:ctrlPr>
            </m:naryPr>
            <m:sub>
              <m:r>
                <w:rPr>
                  <w:rFonts w:ascii="Cambria Math" w:eastAsia="DFKai-SB" w:hAnsi="Cambria Math"/>
                </w:rPr>
                <m:t>i∈</m:t>
              </m:r>
              <m:sSub>
                <m:sSubPr>
                  <m:ctrlPr>
                    <w:rPr>
                      <w:rFonts w:ascii="Cambria Math" w:eastAsia="DFKai-SB" w:hAnsi="Cambria Math"/>
                    </w:rPr>
                  </m:ctrlPr>
                </m:sSubPr>
                <m:e>
                  <m:r>
                    <m:rPr>
                      <m:scr m:val="script"/>
                      <m:sty m:val="p"/>
                    </m:rPr>
                    <w:rPr>
                      <w:rFonts w:ascii="Cambria Math" w:eastAsia="DFKai-SB" w:hAnsi="Cambria Math"/>
                    </w:rPr>
                    <m:t>S</m:t>
                  </m:r>
                </m:e>
                <m:sub>
                  <m:r>
                    <w:rPr>
                      <w:rFonts w:ascii="Cambria Math" w:eastAsia="DFKai-SB" w:hAnsi="Cambria Math"/>
                    </w:rPr>
                    <m:t>train</m:t>
                  </m:r>
                </m:sub>
              </m:sSub>
            </m:sub>
            <m:sup>
              <m:r>
                <w:rPr>
                  <w:rFonts w:ascii="Cambria Math" w:eastAsia="DFKai-SB" w:hAnsi="Cambria Math"/>
                </w:rPr>
                <m:t>​</m:t>
              </m:r>
            </m:sup>
            <m:e>
              <m:r>
                <w:rPr>
                  <w:rFonts w:ascii="Cambria Math" w:eastAsia="DFKai-SB" w:hAnsi="Cambria Math"/>
                </w:rPr>
                <m:t>{</m:t>
              </m:r>
            </m:e>
          </m:nary>
          <m:sSub>
            <m:sSubPr>
              <m:ctrlPr>
                <w:rPr>
                  <w:rFonts w:ascii="Cambria Math" w:eastAsia="DFKai-SB" w:hAnsi="Cambria Math"/>
                </w:rPr>
              </m:ctrlPr>
            </m:sSubPr>
            <m:e>
              <m:r>
                <w:rPr>
                  <w:rFonts w:ascii="Cambria Math" w:eastAsia="DFKai-SB" w:hAnsi="Cambria Math"/>
                </w:rPr>
                <m:t>y</m:t>
              </m:r>
            </m:e>
            <m:sub>
              <m:r>
                <w:rPr>
                  <w:rFonts w:ascii="Cambria Math" w:eastAsia="DFKai-SB" w:hAnsi="Cambria Math"/>
                </w:rPr>
                <m:t>i</m:t>
              </m:r>
            </m:sub>
          </m:sSub>
          <m:r>
            <m:rPr>
              <m:sty m:val="p"/>
            </m:rPr>
            <w:rPr>
              <w:rFonts w:ascii="Cambria Math" w:eastAsia="DFKai-SB" w:hAnsi="Cambria Math"/>
            </w:rPr>
            <m:t>log</m:t>
          </m:r>
          <m:sSub>
            <m:sSubPr>
              <m:ctrlPr>
                <w:rPr>
                  <w:rFonts w:ascii="Cambria Math" w:eastAsia="DFKai-SB" w:hAnsi="Cambria Math"/>
                </w:rPr>
              </m:ctrlPr>
            </m:sSubPr>
            <m:e>
              <m:r>
                <w:rPr>
                  <w:rFonts w:ascii="Cambria Math" w:eastAsia="DFKai-SB" w:hAnsi="Cambria Math"/>
                </w:rPr>
                <m:t>p</m:t>
              </m:r>
            </m:e>
            <m:sub>
              <m:r>
                <w:rPr>
                  <w:rFonts w:ascii="Cambria Math" w:eastAsia="DFKai-SB" w:hAnsi="Cambria Math"/>
                </w:rPr>
                <m:t>i</m:t>
              </m:r>
            </m:sub>
          </m:sSub>
          <m:r>
            <w:rPr>
              <w:rFonts w:ascii="Cambria Math" w:eastAsia="DFKai-SB" w:hAnsi="Cambria Math"/>
            </w:rPr>
            <m:t>+(1-</m:t>
          </m:r>
          <m:sSub>
            <m:sSubPr>
              <m:ctrlPr>
                <w:rPr>
                  <w:rFonts w:ascii="Cambria Math" w:eastAsia="DFKai-SB" w:hAnsi="Cambria Math"/>
                </w:rPr>
              </m:ctrlPr>
            </m:sSubPr>
            <m:e>
              <m:r>
                <w:rPr>
                  <w:rFonts w:ascii="Cambria Math" w:eastAsia="DFKai-SB" w:hAnsi="Cambria Math"/>
                </w:rPr>
                <m:t>y</m:t>
              </m:r>
            </m:e>
            <m:sub>
              <m:r>
                <w:rPr>
                  <w:rFonts w:ascii="Cambria Math" w:eastAsia="DFKai-SB" w:hAnsi="Cambria Math"/>
                </w:rPr>
                <m:t>i</m:t>
              </m:r>
            </m:sub>
          </m:sSub>
          <m:r>
            <w:rPr>
              <w:rFonts w:ascii="Cambria Math" w:eastAsia="DFKai-SB" w:hAnsi="Cambria Math"/>
            </w:rPr>
            <m:t>)</m:t>
          </m:r>
          <m:r>
            <m:rPr>
              <m:sty m:val="p"/>
            </m:rPr>
            <w:rPr>
              <w:rFonts w:ascii="Cambria Math" w:eastAsia="DFKai-SB" w:hAnsi="Cambria Math"/>
            </w:rPr>
            <m:t>log</m:t>
          </m:r>
          <m:r>
            <w:rPr>
              <w:rFonts w:ascii="Cambria Math" w:eastAsia="DFKai-SB" w:hAnsi="Cambria Math"/>
            </w:rPr>
            <m:t>(1-</m:t>
          </m:r>
          <m:sSub>
            <m:sSubPr>
              <m:ctrlPr>
                <w:rPr>
                  <w:rFonts w:ascii="Cambria Math" w:eastAsia="DFKai-SB" w:hAnsi="Cambria Math"/>
                </w:rPr>
              </m:ctrlPr>
            </m:sSubPr>
            <m:e>
              <m:r>
                <w:rPr>
                  <w:rFonts w:ascii="Cambria Math" w:eastAsia="DFKai-SB" w:hAnsi="Cambria Math"/>
                </w:rPr>
                <m:t>p</m:t>
              </m:r>
            </m:e>
            <m:sub>
              <m:r>
                <w:rPr>
                  <w:rFonts w:ascii="Cambria Math" w:eastAsia="DFKai-SB" w:hAnsi="Cambria Math"/>
                </w:rPr>
                <m:t>i</m:t>
              </m:r>
            </m:sub>
          </m:sSub>
          <m:r>
            <w:rPr>
              <w:rFonts w:ascii="Cambria Math" w:eastAsia="DFKai-SB" w:hAnsi="Cambria Math"/>
            </w:rPr>
            <m:t>)}</m:t>
          </m:r>
        </m:oMath>
      </m:oMathPara>
    </w:p>
    <w:p w14:paraId="0D107A63" w14:textId="14B67330" w:rsidR="00AF7889" w:rsidRPr="00FD6110" w:rsidRDefault="00A62BCA">
      <w:pPr>
        <w:pStyle w:val="Heading2"/>
        <w:rPr>
          <w:rFonts w:ascii="DFKai-SB" w:eastAsia="DFKai-SB" w:hAnsi="DFKai-SB"/>
        </w:rPr>
      </w:pPr>
      <w:bookmarkStart w:id="66" w:name="_Toc11772523"/>
      <w:r w:rsidRPr="00FD6110">
        <w:rPr>
          <w:rFonts w:ascii="DFKai-SB" w:eastAsia="DFKai-SB" w:hAnsi="DFKai-SB"/>
        </w:rPr>
        <w:t xml:space="preserve"> </w:t>
      </w:r>
      <w:bookmarkStart w:id="67" w:name="_Toc14374338"/>
      <w:proofErr w:type="spellStart"/>
      <w:r w:rsidR="00577174" w:rsidRPr="00FD6110">
        <w:rPr>
          <w:rFonts w:ascii="DFKai-SB" w:eastAsia="DFKai-SB" w:hAnsi="DFKai-SB"/>
        </w:rPr>
        <w:t>資料集</w:t>
      </w:r>
      <w:bookmarkEnd w:id="66"/>
      <w:bookmarkEnd w:id="67"/>
      <w:proofErr w:type="spellEnd"/>
    </w:p>
    <w:p w14:paraId="4C33F2E5" w14:textId="77777777" w:rsidR="00AF7889" w:rsidRPr="00FD6110" w:rsidRDefault="00577174" w:rsidP="00F41A05">
      <w:pPr>
        <w:pStyle w:val="FirstParagraph"/>
        <w:spacing w:line="360" w:lineRule="auto"/>
        <w:ind w:firstLineChars="200" w:firstLine="480"/>
        <w:rPr>
          <w:rFonts w:ascii="DFKai-SB" w:eastAsia="DFKai-SB" w:hAnsi="DFKai-SB"/>
          <w:lang w:eastAsia="zh-TW"/>
        </w:rPr>
      </w:pPr>
      <w:r w:rsidRPr="00FD6110">
        <w:rPr>
          <w:rFonts w:ascii="DFKai-SB" w:eastAsia="DFKai-SB" w:hAnsi="DFKai-SB"/>
          <w:lang w:eastAsia="zh-TW"/>
        </w:rPr>
        <w:t xml:space="preserve">本文將資料分割成兩個資料集，訓練集以及測試集分別佔總資料70%與30%，測試集僅於最後選定模型之後套入模型使用，訓練集主要為訓練分類器；並透過10疊交叉驗證集來訓練超參數。 參數與超參數的區別為，參數是指選定的機器學習技術中用來調整資料的變數；如本文所使用支持向量機中的 </w:t>
      </w:r>
      <m:oMath>
        <m:sSub>
          <m:sSubPr>
            <m:ctrlPr>
              <w:rPr>
                <w:rFonts w:ascii="Cambria Math" w:eastAsia="DFKai-SB" w:hAnsi="Cambria Math"/>
              </w:rPr>
            </m:ctrlPr>
          </m:sSubPr>
          <m:e>
            <m:r>
              <w:rPr>
                <w:rFonts w:ascii="Cambria Math" w:eastAsia="DFKai-SB" w:hAnsi="Cambria Math"/>
                <w:lang w:eastAsia="zh-TW"/>
              </w:rPr>
              <m:t>w</m:t>
            </m:r>
          </m:e>
          <m:sub>
            <m:r>
              <w:rPr>
                <w:rFonts w:ascii="Cambria Math" w:eastAsia="DFKai-SB" w:hAnsi="Cambria Math"/>
                <w:lang w:eastAsia="zh-TW"/>
              </w:rPr>
              <m:t>i</m:t>
            </m:r>
          </m:sub>
        </m:sSub>
      </m:oMath>
      <w:r w:rsidRPr="00FD6110">
        <w:rPr>
          <w:rFonts w:ascii="DFKai-SB" w:eastAsia="DFKai-SB" w:hAnsi="DFKai-SB"/>
          <w:lang w:eastAsia="zh-TW"/>
        </w:rPr>
        <w:t xml:space="preserve"> ，超參數與訓練資料沒有直接關聯屬於設定變數，參數在訓練時會不斷修正而超參數並不會改變；如本文所使用支持向量機中的 </w:t>
      </w:r>
      <m:oMath>
        <m:r>
          <w:rPr>
            <w:rFonts w:ascii="Cambria Math" w:eastAsia="DFKai-SB" w:hAnsi="Cambria Math"/>
            <w:lang w:eastAsia="zh-TW"/>
          </w:rPr>
          <m:t>C,γ</m:t>
        </m:r>
      </m:oMath>
      <w:r w:rsidRPr="00FD6110">
        <w:rPr>
          <w:rFonts w:ascii="DFKai-SB" w:eastAsia="DFKai-SB" w:hAnsi="DFKai-SB"/>
          <w:lang w:eastAsia="zh-TW"/>
        </w:rPr>
        <w:t xml:space="preserve"> ，而如何得到更好得超參數一個方法為運用驗證集來調整，由訓練集訓練不同的超參數得出模型後再丟入驗證集做驗證，藉此來調整超參數。</w:t>
      </w:r>
    </w:p>
    <w:p w14:paraId="7FFA073D" w14:textId="366DC816" w:rsidR="00AF7889" w:rsidRPr="00FD6110" w:rsidRDefault="00A62BCA">
      <w:pPr>
        <w:pStyle w:val="Heading2"/>
        <w:rPr>
          <w:rFonts w:ascii="DFKai-SB" w:eastAsia="DFKai-SB" w:hAnsi="DFKai-SB"/>
        </w:rPr>
      </w:pPr>
      <w:bookmarkStart w:id="68" w:name="synthetic-minority-over-sampling-techniq"/>
      <w:bookmarkStart w:id="69" w:name="_Toc11772524"/>
      <w:r w:rsidRPr="00FD6110">
        <w:rPr>
          <w:rFonts w:ascii="DFKai-SB" w:eastAsia="DFKai-SB" w:hAnsi="DFKai-SB"/>
          <w:lang w:eastAsia="zh-TW"/>
        </w:rPr>
        <w:t xml:space="preserve"> </w:t>
      </w:r>
      <w:bookmarkStart w:id="70" w:name="_Toc14374339"/>
      <w:r w:rsidR="00577174" w:rsidRPr="00FD6110">
        <w:rPr>
          <w:rFonts w:ascii="DFKai-SB" w:eastAsia="DFKai-SB" w:hAnsi="DFKai-SB"/>
        </w:rPr>
        <w:t>Synthetic Minority Over-sampling Technique</w:t>
      </w:r>
      <w:bookmarkEnd w:id="68"/>
      <w:bookmarkEnd w:id="69"/>
      <w:bookmarkEnd w:id="70"/>
    </w:p>
    <w:p w14:paraId="35F4BD60" w14:textId="2BE2E780" w:rsidR="00AF7889" w:rsidRPr="00FD6110" w:rsidRDefault="00577174" w:rsidP="00CD684A">
      <w:pPr>
        <w:pStyle w:val="FirstParagraph"/>
        <w:spacing w:line="360" w:lineRule="auto"/>
        <w:ind w:firstLineChars="200" w:firstLine="480"/>
        <w:rPr>
          <w:rFonts w:ascii="DFKai-SB" w:eastAsia="DFKai-SB" w:hAnsi="DFKai-SB"/>
          <w:lang w:eastAsia="zh-TW"/>
        </w:rPr>
      </w:pPr>
      <w:r w:rsidRPr="00FD6110">
        <w:rPr>
          <w:rFonts w:ascii="DFKai-SB" w:eastAsia="DFKai-SB" w:hAnsi="DFKai-SB"/>
          <w:lang w:eastAsia="zh-TW"/>
        </w:rPr>
        <w:t>不平衡資料指的是資料中類別的不平均，以本文訓練集資料為例，被二一</w:t>
      </w:r>
      <w:r w:rsidR="00251B7B" w:rsidRPr="00FD6110">
        <w:rPr>
          <w:rFonts w:ascii="DFKai-SB" w:eastAsia="DFKai-SB" w:hAnsi="DFKai-SB"/>
          <w:lang w:eastAsia="zh-TW"/>
        </w:rPr>
        <w:t>學生數有</w:t>
      </w:r>
      <w:r w:rsidR="006B2638" w:rsidRPr="00FD6110">
        <w:rPr>
          <w:rFonts w:ascii="DFKai-SB" w:eastAsia="DFKai-SB" w:hAnsi="DFKai-SB"/>
          <w:lang w:eastAsia="zh-TW"/>
        </w:rPr>
        <w:t>618</w:t>
      </w:r>
      <w:r w:rsidR="00486DE9" w:rsidRPr="00FD6110">
        <w:rPr>
          <w:rFonts w:ascii="DFKai-SB" w:eastAsia="DFKai-SB" w:hAnsi="DFKai-SB" w:hint="eastAsia"/>
          <w:lang w:eastAsia="zh-TW"/>
        </w:rPr>
        <w:t>位</w:t>
      </w:r>
      <w:r w:rsidR="00773EC0" w:rsidRPr="00FD6110">
        <w:rPr>
          <w:rFonts w:ascii="DFKai-SB" w:eastAsia="DFKai-SB" w:hAnsi="DFKai-SB"/>
          <w:lang w:eastAsia="zh-TW"/>
        </w:rPr>
        <w:t>，而訓練集</w:t>
      </w:r>
      <w:r w:rsidR="006F4B27" w:rsidRPr="00FD6110">
        <w:rPr>
          <w:rFonts w:ascii="DFKai-SB" w:eastAsia="DFKai-SB" w:hAnsi="DFKai-SB"/>
          <w:lang w:eastAsia="zh-TW"/>
        </w:rPr>
        <w:t>中</w:t>
      </w:r>
      <w:r w:rsidR="00773EC0" w:rsidRPr="00FD6110">
        <w:rPr>
          <w:rFonts w:ascii="DFKai-SB" w:eastAsia="DFKai-SB" w:hAnsi="DFKai-SB"/>
          <w:lang w:eastAsia="zh-TW"/>
        </w:rPr>
        <w:t>共有7978位學生</w:t>
      </w:r>
      <w:r w:rsidRPr="00FD6110">
        <w:rPr>
          <w:rFonts w:ascii="DFKai-SB" w:eastAsia="DFKai-SB" w:hAnsi="DFKai-SB"/>
          <w:lang w:eastAsia="zh-TW"/>
        </w:rPr>
        <w:t>，故本文所使用資料為不平衡資料，若</w:t>
      </w:r>
      <w:r w:rsidRPr="00FD6110">
        <w:rPr>
          <w:rFonts w:ascii="DFKai-SB" w:eastAsia="DFKai-SB" w:hAnsi="DFKai-SB"/>
          <w:lang w:eastAsia="zh-TW"/>
        </w:rPr>
        <w:lastRenderedPageBreak/>
        <w:t>是以總體分類準確率為學習目標的傳統分類演算法會將預測重點放於多數類，從而使得少數類樣本的分類效能下降，故絕大多數常見的機器學習演算法對於不平衡資料集都不能很好的分類。本文使用Synthetic Minority Over-sampling Technique簡稱為SMOTE（</w:t>
      </w:r>
      <w:proofErr w:type="spellStart"/>
      <w:r w:rsidRPr="00FD6110">
        <w:rPr>
          <w:rFonts w:ascii="DFKai-SB" w:eastAsia="DFKai-SB" w:hAnsi="DFKai-SB"/>
          <w:lang w:eastAsia="zh-TW"/>
        </w:rPr>
        <w:t>Chawla,Bowyer,Hall</w:t>
      </w:r>
      <w:proofErr w:type="spellEnd"/>
      <w:r w:rsidRPr="00FD6110">
        <w:rPr>
          <w:rFonts w:ascii="DFKai-SB" w:eastAsia="DFKai-SB" w:hAnsi="DFKai-SB"/>
          <w:lang w:eastAsia="zh-TW"/>
        </w:rPr>
        <w:t xml:space="preserve"> and Kegelmeyer,2002）方法以解決此問題，其出發點為，減少沒被二一類的樣本，並且增加被二一類樣本數。</w:t>
      </w:r>
    </w:p>
    <w:p w14:paraId="0911DC6D" w14:textId="77777777" w:rsidR="00AF7889" w:rsidRPr="00FD6110" w:rsidRDefault="00577174" w:rsidP="00CD684A">
      <w:pPr>
        <w:pStyle w:val="BodyText"/>
        <w:spacing w:line="360" w:lineRule="auto"/>
        <w:ind w:firstLineChars="200" w:firstLine="480"/>
        <w:rPr>
          <w:rFonts w:ascii="DFKai-SB" w:eastAsia="DFKai-SB" w:hAnsi="DFKai-SB"/>
          <w:lang w:eastAsia="zh-TW"/>
        </w:rPr>
      </w:pPr>
      <w:r w:rsidRPr="00FD6110">
        <w:rPr>
          <w:rFonts w:ascii="DFKai-SB" w:eastAsia="DFKai-SB" w:hAnsi="DFKai-SB"/>
          <w:lang w:eastAsia="zh-TW"/>
        </w:rPr>
        <w:t>增加被二一類樣本的建法步驟如下：</w:t>
      </w:r>
    </w:p>
    <w:p w14:paraId="0D41FF31" w14:textId="7AD00EFD" w:rsidR="00AF7889" w:rsidRPr="00FD6110" w:rsidRDefault="00577174" w:rsidP="009271A6">
      <w:pPr>
        <w:numPr>
          <w:ilvl w:val="0"/>
          <w:numId w:val="14"/>
        </w:numPr>
        <w:rPr>
          <w:rFonts w:ascii="DFKai-SB" w:eastAsia="DFKai-SB" w:hAnsi="DFKai-SB"/>
          <w:lang w:eastAsia="zh-TW"/>
        </w:rPr>
      </w:pPr>
      <w:r w:rsidRPr="00FD6110">
        <w:rPr>
          <w:rFonts w:ascii="DFKai-SB" w:eastAsia="DFKai-SB" w:hAnsi="DFKai-SB"/>
          <w:lang w:eastAsia="zh-TW"/>
        </w:rPr>
        <w:t xml:space="preserve">對於被二一類中每一個樣本點 </w:t>
      </w:r>
      <m:oMath>
        <m:sSub>
          <m:sSubPr>
            <m:ctrlPr>
              <w:rPr>
                <w:rFonts w:ascii="Cambria Math" w:eastAsia="DFKai-SB" w:hAnsi="Cambria Math"/>
              </w:rPr>
            </m:ctrlPr>
          </m:sSubPr>
          <m:e>
            <m:r>
              <w:rPr>
                <w:rFonts w:ascii="Cambria Math" w:eastAsia="DFKai-SB" w:hAnsi="Cambria Math"/>
                <w:lang w:eastAsia="zh-TW"/>
              </w:rPr>
              <m:t>y</m:t>
            </m:r>
          </m:e>
          <m:sub>
            <m:r>
              <w:rPr>
                <w:rFonts w:ascii="Cambria Math" w:eastAsia="DFKai-SB" w:hAnsi="Cambria Math"/>
                <w:lang w:eastAsia="zh-TW"/>
              </w:rPr>
              <m:t>i</m:t>
            </m:r>
          </m:sub>
        </m:sSub>
      </m:oMath>
      <w:r w:rsidRPr="00FD6110">
        <w:rPr>
          <w:rFonts w:ascii="DFKai-SB" w:eastAsia="DFKai-SB" w:hAnsi="DFKai-SB"/>
          <w:lang w:eastAsia="zh-TW"/>
        </w:rPr>
        <w:t xml:space="preserve"> ，將各特徵以歐氏距離</w:t>
      </w:r>
      <w:r w:rsidR="00DB6DD1" w:rsidRPr="00FD6110">
        <w:rPr>
          <w:rStyle w:val="FootnoteReference"/>
          <w:rFonts w:ascii="DFKai-SB" w:eastAsia="DFKai-SB" w:hAnsi="DFKai-SB"/>
        </w:rPr>
        <w:footnoteReference w:id="2"/>
      </w:r>
      <w:r w:rsidRPr="00FD6110">
        <w:rPr>
          <w:rFonts w:ascii="DFKai-SB" w:eastAsia="DFKai-SB" w:hAnsi="DFKai-SB"/>
          <w:lang w:eastAsia="zh-TW"/>
        </w:rPr>
        <w:t xml:space="preserve">為標準，分別計算它到被二一類樣本集 </w:t>
      </w:r>
      <m:oMath>
        <m:sSub>
          <m:sSubPr>
            <m:ctrlPr>
              <w:rPr>
                <w:rFonts w:ascii="Cambria Math" w:eastAsia="DFKai-SB" w:hAnsi="Cambria Math"/>
              </w:rPr>
            </m:ctrlPr>
          </m:sSubPr>
          <m:e>
            <m:r>
              <w:rPr>
                <w:rFonts w:ascii="Cambria Math" w:eastAsia="DFKai-SB" w:hAnsi="Cambria Math"/>
                <w:lang w:eastAsia="zh-TW"/>
              </w:rPr>
              <m:t>S</m:t>
            </m:r>
          </m:e>
          <m:sub>
            <m:r>
              <w:rPr>
                <w:rFonts w:ascii="Cambria Math" w:eastAsia="DFKai-SB" w:hAnsi="Cambria Math"/>
                <w:lang w:eastAsia="zh-TW"/>
              </w:rPr>
              <m:t>被二一</m:t>
            </m:r>
          </m:sub>
        </m:sSub>
      </m:oMath>
      <w:r w:rsidRPr="00FD6110">
        <w:rPr>
          <w:rFonts w:ascii="DFKai-SB" w:eastAsia="DFKai-SB" w:hAnsi="DFKai-SB"/>
          <w:lang w:eastAsia="zh-TW"/>
        </w:rPr>
        <w:t xml:space="preserve"> 中所有樣本的距離，然後得到每個樣本點中最近的5個樣本點。</w:t>
      </w:r>
    </w:p>
    <w:p w14:paraId="37E7BA1E" w14:textId="77777777" w:rsidR="00AF7889" w:rsidRPr="00FD6110" w:rsidRDefault="00577174" w:rsidP="009271A6">
      <w:pPr>
        <w:numPr>
          <w:ilvl w:val="0"/>
          <w:numId w:val="14"/>
        </w:numPr>
        <w:rPr>
          <w:rFonts w:ascii="DFKai-SB" w:eastAsia="DFKai-SB" w:hAnsi="DFKai-SB"/>
          <w:lang w:eastAsia="zh-TW"/>
        </w:rPr>
      </w:pPr>
      <w:r w:rsidRPr="00FD6110">
        <w:rPr>
          <w:rFonts w:ascii="DFKai-SB" w:eastAsia="DFKai-SB" w:hAnsi="DFKai-SB"/>
          <w:lang w:eastAsia="zh-TW"/>
        </w:rPr>
        <w:t xml:space="preserve">對於每一個被二一類樣本 </w:t>
      </w:r>
      <m:oMath>
        <m:sSub>
          <m:sSubPr>
            <m:ctrlPr>
              <w:rPr>
                <w:rFonts w:ascii="Cambria Math" w:eastAsia="DFKai-SB" w:hAnsi="Cambria Math"/>
              </w:rPr>
            </m:ctrlPr>
          </m:sSubPr>
          <m:e>
            <m:r>
              <w:rPr>
                <w:rFonts w:ascii="Cambria Math" w:eastAsia="DFKai-SB" w:hAnsi="Cambria Math"/>
                <w:lang w:eastAsia="zh-TW"/>
              </w:rPr>
              <m:t>y</m:t>
            </m:r>
          </m:e>
          <m:sub>
            <m:r>
              <w:rPr>
                <w:rFonts w:ascii="Cambria Math" w:eastAsia="DFKai-SB" w:hAnsi="Cambria Math"/>
                <w:lang w:eastAsia="zh-TW"/>
              </w:rPr>
              <m:t>i</m:t>
            </m:r>
          </m:sub>
        </m:sSub>
      </m:oMath>
      <w:r w:rsidRPr="00FD6110">
        <w:rPr>
          <w:rFonts w:ascii="DFKai-SB" w:eastAsia="DFKai-SB" w:hAnsi="DFKai-SB"/>
          <w:lang w:eastAsia="zh-TW"/>
        </w:rPr>
        <w:t xml:space="preserve"> ，從其5個近鄰中隨機選擇1個樣本，假設選擇的近鄰為 </w:t>
      </w:r>
      <m:oMath>
        <m:acc>
          <m:accPr>
            <m:ctrlPr>
              <w:rPr>
                <w:rFonts w:ascii="Cambria Math" w:eastAsia="DFKai-SB" w:hAnsi="Cambria Math"/>
              </w:rPr>
            </m:ctrlPr>
          </m:accPr>
          <m:e>
            <m:sSub>
              <m:sSubPr>
                <m:ctrlPr>
                  <w:rPr>
                    <w:rFonts w:ascii="Cambria Math" w:eastAsia="DFKai-SB" w:hAnsi="Cambria Math"/>
                  </w:rPr>
                </m:ctrlPr>
              </m:sSubPr>
              <m:e>
                <m:r>
                  <w:rPr>
                    <w:rFonts w:ascii="Cambria Math" w:eastAsia="DFKai-SB" w:hAnsi="Cambria Math"/>
                    <w:lang w:eastAsia="zh-TW"/>
                  </w:rPr>
                  <m:t>y</m:t>
                </m:r>
              </m:e>
              <m:sub>
                <m:r>
                  <w:rPr>
                    <w:rFonts w:ascii="Cambria Math" w:eastAsia="DFKai-SB" w:hAnsi="Cambria Math"/>
                    <w:lang w:eastAsia="zh-TW"/>
                  </w:rPr>
                  <m:t>i</m:t>
                </m:r>
              </m:sub>
            </m:sSub>
          </m:e>
        </m:acc>
      </m:oMath>
      <w:r w:rsidRPr="00FD6110">
        <w:rPr>
          <w:rFonts w:ascii="DFKai-SB" w:eastAsia="DFKai-SB" w:hAnsi="DFKai-SB"/>
          <w:lang w:eastAsia="zh-TW"/>
        </w:rPr>
        <w:t xml:space="preserve"> 。</w:t>
      </w:r>
    </w:p>
    <w:p w14:paraId="4FDBD708" w14:textId="77777777" w:rsidR="00AF7889" w:rsidRPr="00FD6110" w:rsidRDefault="00577174" w:rsidP="009271A6">
      <w:pPr>
        <w:numPr>
          <w:ilvl w:val="0"/>
          <w:numId w:val="14"/>
        </w:numPr>
        <w:rPr>
          <w:rFonts w:ascii="DFKai-SB" w:eastAsia="DFKai-SB" w:hAnsi="DFKai-SB"/>
          <w:lang w:eastAsia="zh-TW"/>
        </w:rPr>
      </w:pPr>
      <w:r w:rsidRPr="00FD6110">
        <w:rPr>
          <w:rFonts w:ascii="DFKai-SB" w:eastAsia="DFKai-SB" w:hAnsi="DFKai-SB"/>
          <w:lang w:eastAsia="zh-TW"/>
        </w:rPr>
        <w:t xml:space="preserve">對於每一個隨機選出的近鄰 </w:t>
      </w:r>
      <m:oMath>
        <m:acc>
          <m:accPr>
            <m:ctrlPr>
              <w:rPr>
                <w:rFonts w:ascii="Cambria Math" w:eastAsia="DFKai-SB" w:hAnsi="Cambria Math"/>
              </w:rPr>
            </m:ctrlPr>
          </m:accPr>
          <m:e>
            <m:sSub>
              <m:sSubPr>
                <m:ctrlPr>
                  <w:rPr>
                    <w:rFonts w:ascii="Cambria Math" w:eastAsia="DFKai-SB" w:hAnsi="Cambria Math"/>
                  </w:rPr>
                </m:ctrlPr>
              </m:sSubPr>
              <m:e>
                <m:r>
                  <w:rPr>
                    <w:rFonts w:ascii="Cambria Math" w:eastAsia="DFKai-SB" w:hAnsi="Cambria Math"/>
                    <w:lang w:eastAsia="zh-TW"/>
                  </w:rPr>
                  <m:t>y</m:t>
                </m:r>
              </m:e>
              <m:sub>
                <m:r>
                  <w:rPr>
                    <w:rFonts w:ascii="Cambria Math" w:eastAsia="DFKai-SB" w:hAnsi="Cambria Math"/>
                    <w:lang w:eastAsia="zh-TW"/>
                  </w:rPr>
                  <m:t>i</m:t>
                </m:r>
              </m:sub>
            </m:sSub>
          </m:e>
        </m:acc>
      </m:oMath>
      <w:r w:rsidRPr="00FD6110">
        <w:rPr>
          <w:rFonts w:ascii="DFKai-SB" w:eastAsia="DFKai-SB" w:hAnsi="DFKai-SB"/>
          <w:lang w:eastAsia="zh-TW"/>
        </w:rPr>
        <w:t xml:space="preserve"> ，分別與原樣本按照如下的公式構建新的樣本，最後將所有新合成的樣本點加入資料中。</w:t>
      </w:r>
    </w:p>
    <w:p w14:paraId="3FD52858" w14:textId="77777777" w:rsidR="00AF7889" w:rsidRPr="00FD6110" w:rsidRDefault="001D2B29" w:rsidP="009271A6">
      <w:pPr>
        <w:pStyle w:val="FirstParagraph"/>
        <w:numPr>
          <w:ilvl w:val="0"/>
          <w:numId w:val="14"/>
        </w:numPr>
        <w:rPr>
          <w:rFonts w:ascii="DFKai-SB" w:eastAsia="DFKai-SB" w:hAnsi="DFKai-SB"/>
        </w:rPr>
      </w:pPr>
      <m:oMath>
        <m:sSub>
          <m:sSubPr>
            <m:ctrlPr>
              <w:rPr>
                <w:rFonts w:ascii="Cambria Math" w:eastAsia="DFKai-SB" w:hAnsi="Cambria Math"/>
              </w:rPr>
            </m:ctrlPr>
          </m:sSubPr>
          <m:e>
            <m:r>
              <w:rPr>
                <w:rFonts w:ascii="Cambria Math" w:eastAsia="DFKai-SB" w:hAnsi="Cambria Math"/>
              </w:rPr>
              <m:t>y</m:t>
            </m:r>
          </m:e>
          <m:sub>
            <m:r>
              <w:rPr>
                <w:rFonts w:ascii="Cambria Math" w:eastAsia="DFKai-SB" w:hAnsi="Cambria Math"/>
              </w:rPr>
              <m:t>i,new</m:t>
            </m:r>
          </m:sub>
        </m:sSub>
        <m:r>
          <w:rPr>
            <w:rFonts w:ascii="Cambria Math" w:eastAsia="DFKai-SB" w:hAnsi="Cambria Math"/>
          </w:rPr>
          <m:t>=</m:t>
        </m:r>
        <m:sSub>
          <m:sSubPr>
            <m:ctrlPr>
              <w:rPr>
                <w:rFonts w:ascii="Cambria Math" w:eastAsia="DFKai-SB" w:hAnsi="Cambria Math"/>
              </w:rPr>
            </m:ctrlPr>
          </m:sSubPr>
          <m:e>
            <m:r>
              <w:rPr>
                <w:rFonts w:ascii="Cambria Math" w:eastAsia="DFKai-SB" w:hAnsi="Cambria Math"/>
              </w:rPr>
              <m:t>y</m:t>
            </m:r>
          </m:e>
          <m:sub>
            <m:r>
              <w:rPr>
                <w:rFonts w:ascii="Cambria Math" w:eastAsia="DFKai-SB" w:hAnsi="Cambria Math"/>
              </w:rPr>
              <m:t>i</m:t>
            </m:r>
          </m:sub>
        </m:sSub>
        <m:r>
          <w:rPr>
            <w:rFonts w:ascii="Cambria Math" w:eastAsia="DFKai-SB" w:hAnsi="Cambria Math"/>
          </w:rPr>
          <m:t>+rand(0,1)(</m:t>
        </m:r>
        <m:acc>
          <m:accPr>
            <m:ctrlPr>
              <w:rPr>
                <w:rFonts w:ascii="Cambria Math" w:eastAsia="DFKai-SB" w:hAnsi="Cambria Math"/>
              </w:rPr>
            </m:ctrlPr>
          </m:accPr>
          <m:e>
            <m:sSub>
              <m:sSubPr>
                <m:ctrlPr>
                  <w:rPr>
                    <w:rFonts w:ascii="Cambria Math" w:eastAsia="DFKai-SB" w:hAnsi="Cambria Math"/>
                  </w:rPr>
                </m:ctrlPr>
              </m:sSubPr>
              <m:e>
                <m:r>
                  <w:rPr>
                    <w:rFonts w:ascii="Cambria Math" w:eastAsia="DFKai-SB" w:hAnsi="Cambria Math"/>
                  </w:rPr>
                  <m:t>y</m:t>
                </m:r>
              </m:e>
              <m:sub>
                <m:r>
                  <w:rPr>
                    <w:rFonts w:ascii="Cambria Math" w:eastAsia="DFKai-SB" w:hAnsi="Cambria Math"/>
                  </w:rPr>
                  <m:t>i</m:t>
                </m:r>
              </m:sub>
            </m:sSub>
          </m:e>
        </m:acc>
        <m:r>
          <w:rPr>
            <w:rFonts w:ascii="Cambria Math" w:eastAsia="DFKai-SB" w:hAnsi="Cambria Math"/>
          </w:rPr>
          <m:t>-</m:t>
        </m:r>
        <m:sSub>
          <m:sSubPr>
            <m:ctrlPr>
              <w:rPr>
                <w:rFonts w:ascii="Cambria Math" w:eastAsia="DFKai-SB" w:hAnsi="Cambria Math"/>
              </w:rPr>
            </m:ctrlPr>
          </m:sSubPr>
          <m:e>
            <m:r>
              <w:rPr>
                <w:rFonts w:ascii="Cambria Math" w:eastAsia="DFKai-SB" w:hAnsi="Cambria Math"/>
              </w:rPr>
              <m:t>y</m:t>
            </m:r>
          </m:e>
          <m:sub>
            <m:r>
              <w:rPr>
                <w:rFonts w:ascii="Cambria Math" w:eastAsia="DFKai-SB" w:hAnsi="Cambria Math"/>
              </w:rPr>
              <m:t>i</m:t>
            </m:r>
          </m:sub>
        </m:sSub>
        <m:r>
          <w:rPr>
            <w:rFonts w:ascii="Cambria Math" w:eastAsia="DFKai-SB" w:hAnsi="Cambria Math"/>
          </w:rPr>
          <m:t>)</m:t>
        </m:r>
      </m:oMath>
    </w:p>
    <w:p w14:paraId="6F799B05" w14:textId="77777777" w:rsidR="00AF7889" w:rsidRPr="00FD6110" w:rsidRDefault="00577174" w:rsidP="009271A6">
      <w:pPr>
        <w:pStyle w:val="FirstParagraph"/>
        <w:spacing w:line="360" w:lineRule="auto"/>
        <w:ind w:firstLineChars="200" w:firstLine="480"/>
        <w:rPr>
          <w:rFonts w:ascii="DFKai-SB" w:eastAsia="DFKai-SB" w:hAnsi="DFKai-SB"/>
          <w:lang w:eastAsia="zh-TW"/>
        </w:rPr>
      </w:pPr>
      <w:r w:rsidRPr="00FD6110">
        <w:rPr>
          <w:rFonts w:ascii="DFKai-SB" w:eastAsia="DFKai-SB" w:hAnsi="DFKai-SB"/>
          <w:lang w:eastAsia="zh-TW"/>
        </w:rPr>
        <w:t>而沒被二一類資料點則是採隨機丟取，直到與被二一類新的資料筆數相同為止。</w:t>
      </w:r>
    </w:p>
    <w:p w14:paraId="273D13F7" w14:textId="2CA1D10E" w:rsidR="00AF7889" w:rsidRPr="00FD6110" w:rsidRDefault="00A62BCA">
      <w:pPr>
        <w:pStyle w:val="Heading2"/>
        <w:rPr>
          <w:rFonts w:ascii="DFKai-SB" w:eastAsia="DFKai-SB" w:hAnsi="DFKai-SB"/>
        </w:rPr>
      </w:pPr>
      <w:bookmarkStart w:id="71" w:name="_Toc11772525"/>
      <w:r w:rsidRPr="00FD6110">
        <w:rPr>
          <w:rFonts w:ascii="DFKai-SB" w:eastAsia="DFKai-SB" w:hAnsi="DFKai-SB"/>
          <w:lang w:eastAsia="zh-TW"/>
        </w:rPr>
        <w:t xml:space="preserve"> </w:t>
      </w:r>
      <w:bookmarkStart w:id="72" w:name="_Toc14374340"/>
      <w:proofErr w:type="spellStart"/>
      <w:r w:rsidR="00577174" w:rsidRPr="00FD6110">
        <w:rPr>
          <w:rFonts w:ascii="DFKai-SB" w:eastAsia="DFKai-SB" w:hAnsi="DFKai-SB"/>
        </w:rPr>
        <w:t>模型預測表現衡量</w:t>
      </w:r>
      <w:bookmarkEnd w:id="71"/>
      <w:bookmarkEnd w:id="72"/>
      <w:proofErr w:type="spellEnd"/>
    </w:p>
    <w:p w14:paraId="6D33BC06" w14:textId="77777777" w:rsidR="00AF7889" w:rsidRPr="00FD6110" w:rsidRDefault="00577174" w:rsidP="00DF10EB">
      <w:pPr>
        <w:pStyle w:val="FirstParagraph"/>
        <w:spacing w:line="360" w:lineRule="auto"/>
        <w:ind w:firstLineChars="200" w:firstLine="480"/>
        <w:rPr>
          <w:rFonts w:ascii="DFKai-SB" w:eastAsia="DFKai-SB" w:hAnsi="DFKai-SB"/>
          <w:lang w:eastAsia="zh-TW"/>
        </w:rPr>
      </w:pPr>
      <w:r w:rsidRPr="00FD6110">
        <w:rPr>
          <w:rFonts w:ascii="DFKai-SB" w:eastAsia="DFKai-SB" w:hAnsi="DFKai-SB"/>
          <w:lang w:eastAsia="zh-TW"/>
        </w:rPr>
        <w:t>目前對於演算法模型評價的指標又很多如：召回率、準確度、F值、Area Under Curve （AUC）、R square等，多數應用於教育資料探勘文獻中的指標為準確度與AUC，兩者評價指標之間的抉擇，</w:t>
      </w:r>
      <w:proofErr w:type="spellStart"/>
      <w:r w:rsidRPr="00FD6110">
        <w:rPr>
          <w:rFonts w:ascii="DFKai-SB" w:eastAsia="DFKai-SB" w:hAnsi="DFKai-SB"/>
          <w:lang w:eastAsia="zh-TW"/>
        </w:rPr>
        <w:t>Bradle</w:t>
      </w:r>
      <w:proofErr w:type="spellEnd"/>
      <w:r w:rsidRPr="00FD6110">
        <w:rPr>
          <w:rFonts w:ascii="DFKai-SB" w:eastAsia="DFKai-SB" w:hAnsi="DFKai-SB"/>
          <w:lang w:eastAsia="zh-TW"/>
        </w:rPr>
        <w:t>於1997年文獻中進行了比較；文中表示我們應優先選擇AUC應用於機器學習中預測結果的評價，主要可以依據下列理由，準確度會因為不同的閥值而導致有不同的結果而AUC是各閥值所連起的線下面積；故AUC不會受到閥值選擇的影響，在陽性資料與陰性資料差距很大時AUC擁有著比準確度還好的評價功能，例如當一筆資料中陰性類的樣本佔大多數時，面臨所有陰性樣本預測成功而陽性樣本預測失敗的情況，其準確度仍可以以達到很高，</w:t>
      </w:r>
      <w:r w:rsidRPr="00FD6110">
        <w:rPr>
          <w:rFonts w:ascii="DFKai-SB" w:eastAsia="DFKai-SB" w:hAnsi="DFKai-SB"/>
          <w:lang w:eastAsia="zh-TW"/>
        </w:rPr>
        <w:lastRenderedPageBreak/>
        <w:t>這代表了在這筆資料中準確度忽略了陽性樣本的重要性，而</w:t>
      </w:r>
      <w:proofErr w:type="spellStart"/>
      <w:r w:rsidRPr="00FD6110">
        <w:rPr>
          <w:rFonts w:ascii="DFKai-SB" w:eastAsia="DFKai-SB" w:hAnsi="DFKai-SB"/>
          <w:lang w:eastAsia="zh-TW"/>
        </w:rPr>
        <w:t>AUC</w:t>
      </w:r>
      <w:proofErr w:type="spellEnd"/>
      <w:r w:rsidRPr="00FD6110">
        <w:rPr>
          <w:rFonts w:ascii="DFKai-SB" w:eastAsia="DFKai-SB" w:hAnsi="DFKai-SB"/>
          <w:lang w:eastAsia="zh-TW"/>
        </w:rPr>
        <w:t>可以解決此類問題，針對分類完美的模型AUC可以給出較高的評價，而對於僅能成功預測出單一類型的模型給予較低的評價。</w:t>
      </w:r>
    </w:p>
    <w:p w14:paraId="74C13573" w14:textId="77777777" w:rsidR="00AF7889" w:rsidRPr="00FD6110" w:rsidRDefault="001D2B29" w:rsidP="000D5D06">
      <w:pPr>
        <w:pStyle w:val="BodyText"/>
        <w:spacing w:line="360" w:lineRule="auto"/>
        <w:ind w:firstLineChars="200" w:firstLine="480"/>
        <w:rPr>
          <w:rFonts w:ascii="DFKai-SB" w:eastAsia="DFKai-SB" w:hAnsi="DFKai-SB"/>
        </w:rPr>
      </w:pPr>
      <m:oMathPara>
        <m:oMathParaPr>
          <m:jc m:val="center"/>
        </m:oMathParaPr>
        <m:oMath>
          <m:f>
            <m:fPr>
              <m:ctrlPr>
                <w:rPr>
                  <w:rFonts w:ascii="Cambria Math" w:eastAsia="DFKai-SB" w:hAnsi="Cambria Math"/>
                </w:rPr>
              </m:ctrlPr>
            </m:fPr>
            <m:num>
              <m:r>
                <w:rPr>
                  <w:rFonts w:ascii="Cambria Math" w:eastAsia="DFKai-SB" w:hAnsi="Cambria Math"/>
                </w:rPr>
                <m:t>TruePositive+TrueNegative</m:t>
              </m:r>
            </m:num>
            <m:den>
              <m:r>
                <w:rPr>
                  <w:rFonts w:ascii="Cambria Math" w:eastAsia="DFKai-SB" w:hAnsi="Cambria Math"/>
                </w:rPr>
                <m:t>TruePositive+TrueNegative+FalsePositive+FalseNegative</m:t>
              </m:r>
            </m:den>
          </m:f>
        </m:oMath>
      </m:oMathPara>
    </w:p>
    <w:p w14:paraId="7216CDD6" w14:textId="1B19901F" w:rsidR="00D15C4D" w:rsidRPr="00D15C4D" w:rsidRDefault="00577174" w:rsidP="00D15C4D">
      <w:pPr>
        <w:pStyle w:val="FirstParagraph"/>
        <w:spacing w:line="360" w:lineRule="auto"/>
        <w:ind w:firstLineChars="200" w:firstLine="480"/>
        <w:rPr>
          <w:rFonts w:ascii="DFKai-SB" w:eastAsia="DFKai-SB" w:hAnsi="DFKai-SB"/>
          <w:lang w:eastAsia="zh-TW"/>
        </w:rPr>
      </w:pPr>
      <w:proofErr w:type="spellStart"/>
      <w:r w:rsidRPr="00FD6110">
        <w:rPr>
          <w:rFonts w:ascii="DFKai-SB" w:eastAsia="DFKai-SB" w:hAnsi="DFKai-SB"/>
        </w:rPr>
        <w:t>以下將True</w:t>
      </w:r>
      <w:proofErr w:type="spellEnd"/>
      <w:r w:rsidRPr="00FD6110">
        <w:rPr>
          <w:rFonts w:ascii="DFKai-SB" w:eastAsia="DFKai-SB" w:hAnsi="DFKai-SB"/>
        </w:rPr>
        <w:t xml:space="preserve"> </w:t>
      </w:r>
      <w:proofErr w:type="spellStart"/>
      <w:r w:rsidRPr="00FD6110">
        <w:rPr>
          <w:rFonts w:ascii="DFKai-SB" w:eastAsia="DFKai-SB" w:hAnsi="DFKai-SB"/>
        </w:rPr>
        <w:t>Positive、True</w:t>
      </w:r>
      <w:proofErr w:type="spellEnd"/>
      <w:r w:rsidRPr="00FD6110">
        <w:rPr>
          <w:rFonts w:ascii="DFKai-SB" w:eastAsia="DFKai-SB" w:hAnsi="DFKai-SB"/>
        </w:rPr>
        <w:t xml:space="preserve"> </w:t>
      </w:r>
      <w:proofErr w:type="spellStart"/>
      <w:r w:rsidRPr="00FD6110">
        <w:rPr>
          <w:rFonts w:ascii="DFKai-SB" w:eastAsia="DFKai-SB" w:hAnsi="DFKai-SB"/>
        </w:rPr>
        <w:t>Negative、False</w:t>
      </w:r>
      <w:proofErr w:type="spellEnd"/>
      <w:r w:rsidRPr="00FD6110">
        <w:rPr>
          <w:rFonts w:ascii="DFKai-SB" w:eastAsia="DFKai-SB" w:hAnsi="DFKai-SB"/>
        </w:rPr>
        <w:t xml:space="preserve"> </w:t>
      </w:r>
      <w:proofErr w:type="spellStart"/>
      <w:r w:rsidRPr="00FD6110">
        <w:rPr>
          <w:rFonts w:ascii="DFKai-SB" w:eastAsia="DFKai-SB" w:hAnsi="DFKai-SB"/>
        </w:rPr>
        <w:t>Positive、False</w:t>
      </w:r>
      <w:proofErr w:type="spellEnd"/>
      <w:r w:rsidRPr="00FD6110">
        <w:rPr>
          <w:rFonts w:ascii="DFKai-SB" w:eastAsia="DFKai-SB" w:hAnsi="DFKai-SB"/>
        </w:rPr>
        <w:t xml:space="preserve"> </w:t>
      </w:r>
      <w:proofErr w:type="spellStart"/>
      <w:r w:rsidRPr="00FD6110">
        <w:rPr>
          <w:rFonts w:ascii="DFKai-SB" w:eastAsia="DFKai-SB" w:hAnsi="DFKai-SB"/>
        </w:rPr>
        <w:t>Negative簡稱為TP、TN、FP、FN</w:t>
      </w:r>
      <w:proofErr w:type="spellEnd"/>
      <w:r w:rsidRPr="00FD6110">
        <w:rPr>
          <w:rFonts w:ascii="DFKai-SB" w:eastAsia="DFKai-SB" w:hAnsi="DFKai-SB"/>
        </w:rPr>
        <w:t xml:space="preserve"> 。</w:t>
      </w:r>
      <w:r w:rsidRPr="00FD6110">
        <w:rPr>
          <w:rFonts w:ascii="DFKai-SB" w:eastAsia="DFKai-SB" w:hAnsi="DFKai-SB"/>
          <w:lang w:eastAsia="zh-TW"/>
        </w:rPr>
        <w:t>然而當資料為不平衡資料；如本文資料中沒被二一類的資料遠高於被二一類，即Positive類較少，即使分類器將全部的資料都遇測為沒被二一類（Negative），其準確度仍可以達到很高，故本文分類器驗證指標將使利用AUC來作為評價標準，以下將介紹AUC衡量指標為何。</w:t>
      </w:r>
    </w:p>
    <w:p w14:paraId="4E1C6B69" w14:textId="37D47FD4" w:rsidR="00AF7889" w:rsidRDefault="00F94712" w:rsidP="000D4CFC">
      <w:pPr>
        <w:pStyle w:val="Caption"/>
        <w:keepNext/>
        <w:tabs>
          <w:tab w:val="left" w:pos="3825"/>
          <w:tab w:val="center" w:pos="4320"/>
        </w:tabs>
        <w:jc w:val="center"/>
        <w:rPr>
          <w:rFonts w:ascii="DFKai-SB" w:eastAsia="DFKai-SB" w:hAnsi="DFKai-SB"/>
          <w:lang w:eastAsia="zh-TW"/>
        </w:rPr>
      </w:pPr>
      <w:bookmarkStart w:id="73" w:name="_Toc11774991"/>
      <w:bookmarkStart w:id="74" w:name="_Toc14353985"/>
      <w:proofErr w:type="spellStart"/>
      <w:r w:rsidRPr="00D15C4D">
        <w:rPr>
          <w:rFonts w:ascii="DFKai-SB" w:eastAsia="DFKai-SB" w:hAnsi="DFKai-SB" w:hint="eastAsia"/>
          <w:i w:val="0"/>
        </w:rPr>
        <w:t>表格</w:t>
      </w:r>
      <w:proofErr w:type="spellEnd"/>
      <w:r w:rsidRPr="00D15C4D">
        <w:rPr>
          <w:rFonts w:ascii="DFKai-SB" w:eastAsia="DFKai-SB" w:hAnsi="DFKai-SB" w:hint="eastAsia"/>
          <w:i w:val="0"/>
        </w:rPr>
        <w:t xml:space="preserve"> </w:t>
      </w:r>
      <w:r w:rsidR="00BC3EED">
        <w:rPr>
          <w:rFonts w:ascii="DFKai-SB" w:eastAsia="DFKai-SB" w:hAnsi="DFKai-SB"/>
          <w:i w:val="0"/>
        </w:rPr>
        <w:t>3-</w:t>
      </w:r>
      <w:r w:rsidRPr="00D15C4D">
        <w:rPr>
          <w:rFonts w:ascii="DFKai-SB" w:eastAsia="DFKai-SB" w:hAnsi="DFKai-SB"/>
          <w:i w:val="0"/>
        </w:rPr>
        <w:fldChar w:fldCharType="begin"/>
      </w:r>
      <w:r w:rsidRPr="00D15C4D">
        <w:rPr>
          <w:rFonts w:ascii="DFKai-SB" w:eastAsia="DFKai-SB" w:hAnsi="DFKai-SB"/>
          <w:i w:val="0"/>
        </w:rPr>
        <w:instrText xml:space="preserve"> </w:instrText>
      </w:r>
      <w:r w:rsidRPr="00D15C4D">
        <w:rPr>
          <w:rFonts w:ascii="DFKai-SB" w:eastAsia="DFKai-SB" w:hAnsi="DFKai-SB" w:hint="eastAsia"/>
          <w:i w:val="0"/>
        </w:rPr>
        <w:instrText>SEQ 表格 \* ARABIC</w:instrText>
      </w:r>
      <w:r w:rsidRPr="00D15C4D">
        <w:rPr>
          <w:rFonts w:ascii="DFKai-SB" w:eastAsia="DFKai-SB" w:hAnsi="DFKai-SB"/>
          <w:i w:val="0"/>
        </w:rPr>
        <w:instrText xml:space="preserve"> </w:instrText>
      </w:r>
      <w:r w:rsidRPr="00D15C4D">
        <w:rPr>
          <w:rFonts w:ascii="DFKai-SB" w:eastAsia="DFKai-SB" w:hAnsi="DFKai-SB"/>
          <w:i w:val="0"/>
        </w:rPr>
        <w:fldChar w:fldCharType="separate"/>
      </w:r>
      <w:r w:rsidR="00E87082">
        <w:rPr>
          <w:rFonts w:ascii="DFKai-SB" w:eastAsia="DFKai-SB" w:hAnsi="DFKai-SB"/>
          <w:i w:val="0"/>
          <w:noProof/>
        </w:rPr>
        <w:t>1</w:t>
      </w:r>
      <w:bookmarkEnd w:id="73"/>
      <w:r w:rsidRPr="00D15C4D">
        <w:rPr>
          <w:rFonts w:ascii="DFKai-SB" w:eastAsia="DFKai-SB" w:hAnsi="DFKai-SB"/>
          <w:i w:val="0"/>
        </w:rPr>
        <w:fldChar w:fldCharType="end"/>
      </w:r>
      <w:r w:rsidR="00D15C4D">
        <w:rPr>
          <w:rFonts w:ascii="DFKai-SB" w:eastAsia="DFKai-SB" w:hAnsi="DFKai-SB"/>
          <w:i w:val="0"/>
          <w:lang w:eastAsia="zh-TW"/>
        </w:rPr>
        <w:t>：混淆矩陣</w:t>
      </w:r>
      <w:bookmarkEnd w:id="74"/>
    </w:p>
    <w:tbl>
      <w:tblPr>
        <w:tblStyle w:val="TableGrid"/>
        <w:tblW w:w="2717" w:type="dxa"/>
        <w:jc w:val="center"/>
        <w:tblLook w:val="04A0" w:firstRow="1" w:lastRow="0" w:firstColumn="1" w:lastColumn="0" w:noHBand="0" w:noVBand="1"/>
      </w:tblPr>
      <w:tblGrid>
        <w:gridCol w:w="1022"/>
        <w:gridCol w:w="859"/>
        <w:gridCol w:w="836"/>
      </w:tblGrid>
      <w:tr w:rsidR="009E4620" w14:paraId="56AC0A77" w14:textId="77777777" w:rsidTr="009E4620">
        <w:trPr>
          <w:trHeight w:val="737"/>
          <w:jc w:val="center"/>
        </w:trPr>
        <w:tc>
          <w:tcPr>
            <w:tcW w:w="1022" w:type="dxa"/>
            <w:tcBorders>
              <w:tl2br w:val="single" w:sz="4" w:space="0" w:color="auto"/>
            </w:tcBorders>
            <w:vAlign w:val="center"/>
          </w:tcPr>
          <w:p w14:paraId="2EF601FA" w14:textId="77777777" w:rsidR="009E4620" w:rsidRPr="00FD38B4" w:rsidRDefault="009E4620" w:rsidP="008D7F14">
            <w:pPr>
              <w:rPr>
                <w:sz w:val="20"/>
                <w:szCs w:val="20"/>
              </w:rPr>
            </w:pPr>
            <w:r>
              <w:rPr>
                <w:sz w:val="20"/>
                <w:szCs w:val="20"/>
              </w:rPr>
              <w:t xml:space="preserve"> </w:t>
            </w:r>
            <w:r w:rsidRPr="00FD38B4">
              <w:rPr>
                <w:sz w:val="20"/>
                <w:szCs w:val="20"/>
              </w:rPr>
              <w:t xml:space="preserve"> </w:t>
            </w:r>
            <w:r>
              <w:rPr>
                <w:sz w:val="20"/>
                <w:szCs w:val="20"/>
              </w:rPr>
              <w:t xml:space="preserve">       </w:t>
            </w:r>
            <w:r w:rsidRPr="00FD38B4">
              <w:rPr>
                <w:sz w:val="20"/>
                <w:szCs w:val="20"/>
              </w:rPr>
              <w:t>實際</w:t>
            </w:r>
          </w:p>
          <w:p w14:paraId="2EB6A9C4" w14:textId="77777777" w:rsidR="009E4620" w:rsidRPr="00FD38B4" w:rsidRDefault="009E4620" w:rsidP="008D7F14">
            <w:pPr>
              <w:rPr>
                <w:sz w:val="20"/>
                <w:szCs w:val="20"/>
              </w:rPr>
            </w:pPr>
            <w:r w:rsidRPr="00FD38B4">
              <w:rPr>
                <w:sz w:val="20"/>
                <w:szCs w:val="20"/>
              </w:rPr>
              <w:t>預測</w:t>
            </w:r>
          </w:p>
        </w:tc>
        <w:tc>
          <w:tcPr>
            <w:tcW w:w="859" w:type="dxa"/>
            <w:vAlign w:val="center"/>
          </w:tcPr>
          <w:p w14:paraId="309B84CB" w14:textId="77777777" w:rsidR="009E4620" w:rsidRPr="00FD38B4" w:rsidRDefault="009E4620" w:rsidP="008D7F14">
            <w:pPr>
              <w:jc w:val="center"/>
              <w:rPr>
                <w:sz w:val="20"/>
                <w:szCs w:val="20"/>
              </w:rPr>
            </w:pPr>
            <w:r w:rsidRPr="00FD38B4">
              <w:rPr>
                <w:sz w:val="20"/>
                <w:szCs w:val="20"/>
              </w:rPr>
              <w:t>二一</w:t>
            </w:r>
          </w:p>
        </w:tc>
        <w:tc>
          <w:tcPr>
            <w:tcW w:w="836" w:type="dxa"/>
            <w:vAlign w:val="center"/>
          </w:tcPr>
          <w:p w14:paraId="59422940" w14:textId="77777777" w:rsidR="009E4620" w:rsidRPr="00FD38B4" w:rsidRDefault="009E4620" w:rsidP="008D7F14">
            <w:pPr>
              <w:jc w:val="center"/>
              <w:rPr>
                <w:sz w:val="20"/>
                <w:szCs w:val="20"/>
              </w:rPr>
            </w:pPr>
            <w:r w:rsidRPr="00FD38B4">
              <w:rPr>
                <w:sz w:val="20"/>
                <w:szCs w:val="20"/>
              </w:rPr>
              <w:t>沒二一</w:t>
            </w:r>
          </w:p>
        </w:tc>
      </w:tr>
      <w:tr w:rsidR="009E4620" w14:paraId="32BE9AAE" w14:textId="77777777" w:rsidTr="00E414D3">
        <w:trPr>
          <w:trHeight w:val="406"/>
          <w:jc w:val="center"/>
        </w:trPr>
        <w:tc>
          <w:tcPr>
            <w:tcW w:w="1022" w:type="dxa"/>
            <w:vAlign w:val="center"/>
          </w:tcPr>
          <w:p w14:paraId="211A6E38" w14:textId="77777777" w:rsidR="009E4620" w:rsidRPr="00FD38B4" w:rsidRDefault="009E4620" w:rsidP="008D7F14">
            <w:pPr>
              <w:rPr>
                <w:sz w:val="20"/>
                <w:szCs w:val="20"/>
              </w:rPr>
            </w:pPr>
            <w:r w:rsidRPr="00FD38B4">
              <w:rPr>
                <w:sz w:val="20"/>
                <w:szCs w:val="20"/>
              </w:rPr>
              <w:t>二一</w:t>
            </w:r>
          </w:p>
        </w:tc>
        <w:tc>
          <w:tcPr>
            <w:tcW w:w="859" w:type="dxa"/>
            <w:vAlign w:val="center"/>
          </w:tcPr>
          <w:p w14:paraId="0E032A5F" w14:textId="3C4EF996" w:rsidR="009E4620" w:rsidRPr="00FD38B4" w:rsidRDefault="009E4620" w:rsidP="008D7F14">
            <w:pPr>
              <w:jc w:val="center"/>
              <w:rPr>
                <w:sz w:val="20"/>
                <w:szCs w:val="20"/>
              </w:rPr>
            </w:pPr>
            <w:r>
              <w:rPr>
                <w:sz w:val="20"/>
                <w:szCs w:val="20"/>
              </w:rPr>
              <w:t>TP</w:t>
            </w:r>
          </w:p>
        </w:tc>
        <w:tc>
          <w:tcPr>
            <w:tcW w:w="836" w:type="dxa"/>
            <w:vAlign w:val="center"/>
          </w:tcPr>
          <w:p w14:paraId="2A7D31B0" w14:textId="4042E415" w:rsidR="009E4620" w:rsidRPr="00FD38B4" w:rsidRDefault="009E4620" w:rsidP="008D7F14">
            <w:pPr>
              <w:jc w:val="center"/>
              <w:rPr>
                <w:sz w:val="20"/>
                <w:szCs w:val="20"/>
              </w:rPr>
            </w:pPr>
            <w:r>
              <w:rPr>
                <w:sz w:val="20"/>
                <w:szCs w:val="20"/>
              </w:rPr>
              <w:t>FP</w:t>
            </w:r>
          </w:p>
        </w:tc>
      </w:tr>
      <w:tr w:rsidR="009E4620" w14:paraId="1458E17E" w14:textId="77777777" w:rsidTr="00E414D3">
        <w:trPr>
          <w:trHeight w:val="369"/>
          <w:jc w:val="center"/>
        </w:trPr>
        <w:tc>
          <w:tcPr>
            <w:tcW w:w="1022" w:type="dxa"/>
            <w:vAlign w:val="center"/>
          </w:tcPr>
          <w:p w14:paraId="5540D190" w14:textId="77777777" w:rsidR="009E4620" w:rsidRPr="00FD38B4" w:rsidRDefault="009E4620" w:rsidP="008D7F14">
            <w:pPr>
              <w:rPr>
                <w:sz w:val="20"/>
                <w:szCs w:val="20"/>
              </w:rPr>
            </w:pPr>
            <w:r>
              <w:rPr>
                <w:sz w:val="20"/>
                <w:szCs w:val="20"/>
              </w:rPr>
              <w:t>沒</w:t>
            </w:r>
            <w:r w:rsidRPr="00FD38B4">
              <w:rPr>
                <w:sz w:val="20"/>
                <w:szCs w:val="20"/>
              </w:rPr>
              <w:t>二一</w:t>
            </w:r>
          </w:p>
        </w:tc>
        <w:tc>
          <w:tcPr>
            <w:tcW w:w="859" w:type="dxa"/>
            <w:vAlign w:val="center"/>
          </w:tcPr>
          <w:p w14:paraId="32B45EAD" w14:textId="1FA18467" w:rsidR="009E4620" w:rsidRPr="00FD38B4" w:rsidRDefault="009E4620" w:rsidP="008D7F14">
            <w:pPr>
              <w:jc w:val="center"/>
              <w:rPr>
                <w:sz w:val="20"/>
                <w:szCs w:val="20"/>
              </w:rPr>
            </w:pPr>
            <w:r>
              <w:rPr>
                <w:sz w:val="20"/>
                <w:szCs w:val="20"/>
              </w:rPr>
              <w:t>FN</w:t>
            </w:r>
          </w:p>
        </w:tc>
        <w:tc>
          <w:tcPr>
            <w:tcW w:w="836" w:type="dxa"/>
            <w:vAlign w:val="center"/>
          </w:tcPr>
          <w:p w14:paraId="4CA0D2C3" w14:textId="1646EE26" w:rsidR="009E4620" w:rsidRPr="00FD38B4" w:rsidRDefault="009E4620" w:rsidP="008D7F14">
            <w:pPr>
              <w:jc w:val="center"/>
              <w:rPr>
                <w:sz w:val="20"/>
                <w:szCs w:val="20"/>
              </w:rPr>
            </w:pPr>
            <w:r>
              <w:rPr>
                <w:sz w:val="20"/>
                <w:szCs w:val="20"/>
              </w:rPr>
              <w:t>TN</w:t>
            </w:r>
          </w:p>
        </w:tc>
      </w:tr>
    </w:tbl>
    <w:p w14:paraId="33517FB3" w14:textId="77777777" w:rsidR="00AF7889" w:rsidRPr="00FD6110" w:rsidRDefault="00577174" w:rsidP="008276BD">
      <w:pPr>
        <w:pStyle w:val="BodyText"/>
        <w:spacing w:line="360" w:lineRule="auto"/>
        <w:ind w:firstLineChars="200" w:firstLine="480"/>
        <w:rPr>
          <w:rFonts w:ascii="DFKai-SB" w:eastAsia="DFKai-SB" w:hAnsi="DFKai-SB"/>
          <w:lang w:eastAsia="zh-TW"/>
        </w:rPr>
      </w:pPr>
      <w:r w:rsidRPr="00FD6110">
        <w:rPr>
          <w:rFonts w:ascii="DFKai-SB" w:eastAsia="DFKai-SB" w:hAnsi="DFKai-SB"/>
          <w:lang w:eastAsia="zh-TW"/>
        </w:rPr>
        <w:t xml:space="preserve">早期Receiver operating characteristic curve （ROC曲線）主要利用於生物醫學上，後也開始被廣泛使用於機器學習，在相關的驗證研究的文獻當中，ROC曲線可謂最常被使用來驗證整體模型效度之方法，透過調整其閥值來衡量分類正確與錯誤的次數，藉此來呈現二一學生捕捉率（在文獻中稱為敏感度），與誤查率之間的抵換關係，ROC曲線橫軸為誤查率，縱軸為二一學生捕捉率，二一學生捕捉率定義為 </w:t>
      </w:r>
      <m:oMath>
        <m:f>
          <m:fPr>
            <m:ctrlPr>
              <w:rPr>
                <w:rFonts w:ascii="Cambria Math" w:eastAsia="DFKai-SB" w:hAnsi="Cambria Math"/>
              </w:rPr>
            </m:ctrlPr>
          </m:fPr>
          <m:num>
            <m:r>
              <w:rPr>
                <w:rFonts w:ascii="Cambria Math" w:eastAsia="DFKai-SB" w:hAnsi="Cambria Math"/>
                <w:lang w:eastAsia="zh-TW"/>
              </w:rPr>
              <m:t>TP</m:t>
            </m:r>
          </m:num>
          <m:den>
            <m:r>
              <w:rPr>
                <w:rFonts w:ascii="Cambria Math" w:eastAsia="DFKai-SB" w:hAnsi="Cambria Math"/>
                <w:lang w:eastAsia="zh-TW"/>
              </w:rPr>
              <m:t>TP+FN</m:t>
            </m:r>
          </m:den>
        </m:f>
      </m:oMath>
      <w:r w:rsidRPr="00FD6110">
        <w:rPr>
          <w:rFonts w:ascii="DFKai-SB" w:eastAsia="DFKai-SB" w:hAnsi="DFKai-SB"/>
          <w:lang w:eastAsia="zh-TW"/>
        </w:rPr>
        <w:t xml:space="preserve"> ，所刻畫的是分類器所分類出的被二一占實際上被二一的比例，誤查率定義為 </w:t>
      </w:r>
      <m:oMath>
        <m:f>
          <m:fPr>
            <m:ctrlPr>
              <w:rPr>
                <w:rFonts w:ascii="Cambria Math" w:eastAsia="DFKai-SB" w:hAnsi="Cambria Math"/>
              </w:rPr>
            </m:ctrlPr>
          </m:fPr>
          <m:num>
            <m:r>
              <w:rPr>
                <w:rFonts w:ascii="Cambria Math" w:eastAsia="DFKai-SB" w:hAnsi="Cambria Math"/>
                <w:lang w:eastAsia="zh-TW"/>
              </w:rPr>
              <m:t>FP</m:t>
            </m:r>
          </m:num>
          <m:den>
            <m:r>
              <w:rPr>
                <w:rFonts w:ascii="Cambria Math" w:eastAsia="DFKai-SB" w:hAnsi="Cambria Math"/>
                <w:lang w:eastAsia="zh-TW"/>
              </w:rPr>
              <m:t>FP+TN</m:t>
            </m:r>
          </m:den>
        </m:f>
      </m:oMath>
      <w:r w:rsidRPr="00FD6110">
        <w:rPr>
          <w:rFonts w:ascii="DFKai-SB" w:eastAsia="DFKai-SB" w:hAnsi="DFKai-SB"/>
          <w:lang w:eastAsia="zh-TW"/>
        </w:rPr>
        <w:t xml:space="preserve"> ，刻劃的是分類器分類出沒被二一的學生卻被誤人為被二ㄧ，占實際為沒被二一生的比例。 此兩指標具有抵換關係，假設原模型被視為正例的閥值為0.5，即模型預測該點為正例的機率大於0.5便為正例，反之則為負例。如果減少閥值至0.1，則能識別出更多正例，也就是提高了二一學生捕捉率，但同時也會將更多的負例預測為正例，即降低了誤查率，在統計學上又將FP稱為「型一錯誤」，FN稱為「型二錯誤」。 模型在訓練各種不同的閥值時，會分別有各自的</w:t>
      </w:r>
      <w:r w:rsidRPr="00FD6110">
        <w:rPr>
          <w:rFonts w:ascii="DFKai-SB" w:eastAsia="DFKai-SB" w:hAnsi="DFKai-SB"/>
          <w:lang w:eastAsia="zh-TW"/>
        </w:rPr>
        <w:lastRenderedPageBreak/>
        <w:t>一組二一學生捕捉率與誤查率，將其各點的二一學生捕捉率與誤查率繪於圖上行形成ROC 曲線，隨著閥值的遞增，二一學生捕捉率和所對應的誤查率均會呈現遞增狀況。</w:t>
      </w:r>
    </w:p>
    <w:p w14:paraId="16662FE9" w14:textId="5749722B" w:rsidR="000C23A3" w:rsidRPr="00FD6110" w:rsidRDefault="000C23A3" w:rsidP="000C23A3">
      <w:pPr>
        <w:pStyle w:val="Caption"/>
        <w:keepNext/>
        <w:spacing w:line="360" w:lineRule="auto"/>
        <w:jc w:val="center"/>
        <w:rPr>
          <w:rFonts w:ascii="DFKai-SB" w:eastAsia="DFKai-SB" w:hAnsi="DFKai-SB"/>
          <w:i w:val="0"/>
          <w:lang w:eastAsia="zh-TW"/>
        </w:rPr>
      </w:pPr>
      <w:r w:rsidRPr="00FD6110">
        <w:rPr>
          <w:rFonts w:ascii="DFKai-SB" w:eastAsia="DFKai-SB" w:hAnsi="DFKai-SB" w:hint="eastAsia"/>
          <w:i w:val="0"/>
          <w:lang w:eastAsia="zh-TW"/>
        </w:rPr>
        <w:t>圖</w:t>
      </w:r>
      <w:r w:rsidR="00592D84">
        <w:rPr>
          <w:rFonts w:ascii="DFKai-SB" w:eastAsia="DFKai-SB" w:hAnsi="DFKai-SB"/>
          <w:i w:val="0"/>
          <w:lang w:eastAsia="zh-TW"/>
        </w:rPr>
        <w:t>3</w:t>
      </w:r>
      <w:r w:rsidRPr="00FD6110">
        <w:rPr>
          <w:rFonts w:ascii="DFKai-SB" w:eastAsia="DFKai-SB" w:hAnsi="DFKai-SB" w:hint="eastAsia"/>
          <w:i w:val="0"/>
          <w:lang w:eastAsia="zh-TW"/>
        </w:rPr>
        <w:t>-</w:t>
      </w:r>
      <w:r w:rsidR="00963257">
        <w:rPr>
          <w:rFonts w:ascii="DFKai-SB" w:eastAsia="DFKai-SB" w:hAnsi="DFKai-SB"/>
          <w:i w:val="0"/>
          <w:lang w:eastAsia="zh-TW"/>
        </w:rPr>
        <w:t>3</w:t>
      </w:r>
      <w:r w:rsidRPr="00FD6110">
        <w:rPr>
          <w:rFonts w:ascii="DFKai-SB" w:eastAsia="DFKai-SB" w:hAnsi="DFKai-SB" w:hint="eastAsia"/>
          <w:i w:val="0"/>
          <w:lang w:eastAsia="zh-TW"/>
        </w:rPr>
        <w:t>：</w:t>
      </w:r>
      <w:r w:rsidR="008106C2">
        <w:rPr>
          <w:rFonts w:ascii="DFKai-SB" w:eastAsia="DFKai-SB" w:hAnsi="DFKai-SB"/>
          <w:i w:val="0"/>
          <w:lang w:eastAsia="zh-TW"/>
        </w:rPr>
        <w:t>型一型二錯誤</w:t>
      </w:r>
      <w:r>
        <w:rPr>
          <w:rFonts w:ascii="DFKai-SB" w:eastAsia="DFKai-SB" w:hAnsi="DFKai-SB" w:hint="eastAsia"/>
          <w:i w:val="0"/>
          <w:lang w:eastAsia="zh-TW"/>
        </w:rPr>
        <w:t>關係</w:t>
      </w:r>
      <w:r>
        <w:rPr>
          <w:rFonts w:ascii="DFKai-SB" w:eastAsia="DFKai-SB" w:hAnsi="DFKai-SB"/>
          <w:i w:val="0"/>
          <w:lang w:eastAsia="zh-TW"/>
        </w:rPr>
        <w:t>圖</w:t>
      </w:r>
    </w:p>
    <w:p w14:paraId="589CC6B9" w14:textId="4B75A1FF" w:rsidR="00AF7889" w:rsidRPr="00FD6110" w:rsidRDefault="00EF5D01" w:rsidP="003D793A">
      <w:pPr>
        <w:pStyle w:val="BodyText"/>
        <w:jc w:val="center"/>
        <w:rPr>
          <w:rFonts w:ascii="DFKai-SB" w:eastAsia="DFKai-SB" w:hAnsi="DFKai-SB"/>
        </w:rPr>
      </w:pPr>
      <w:r w:rsidRPr="00FD6110">
        <w:rPr>
          <w:rFonts w:ascii="DFKai-SB" w:eastAsia="DFKai-SB" w:hAnsi="DFKai-SB"/>
          <w:noProof/>
          <w:lang w:eastAsia="zh-TW"/>
        </w:rPr>
        <w:drawing>
          <wp:inline distT="0" distB="0" distL="0" distR="0" wp14:anchorId="7AD49FAE" wp14:editId="49FED391">
            <wp:extent cx="3797300" cy="331724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論圖.pdf"/>
                    <pic:cNvPicPr/>
                  </pic:nvPicPr>
                  <pic:blipFill>
                    <a:blip r:embed="rId31">
                      <a:extLst>
                        <a:ext uri="{28A0092B-C50C-407E-A947-70E740481C1C}">
                          <a14:useLocalDpi xmlns:a14="http://schemas.microsoft.com/office/drawing/2010/main" val="0"/>
                        </a:ext>
                      </a:extLst>
                    </a:blip>
                    <a:stretch>
                      <a:fillRect/>
                    </a:stretch>
                  </pic:blipFill>
                  <pic:spPr>
                    <a:xfrm>
                      <a:off x="0" y="0"/>
                      <a:ext cx="3804874" cy="3323856"/>
                    </a:xfrm>
                    <a:prstGeom prst="rect">
                      <a:avLst/>
                    </a:prstGeom>
                  </pic:spPr>
                </pic:pic>
              </a:graphicData>
            </a:graphic>
          </wp:inline>
        </w:drawing>
      </w:r>
    </w:p>
    <w:p w14:paraId="3EB962B0" w14:textId="7D4C5AB0" w:rsidR="0037352A" w:rsidRPr="00FD6110" w:rsidRDefault="0037352A" w:rsidP="0037352A">
      <w:pPr>
        <w:pStyle w:val="Caption"/>
        <w:keepNext/>
        <w:spacing w:line="360" w:lineRule="auto"/>
        <w:jc w:val="center"/>
        <w:rPr>
          <w:rFonts w:ascii="DFKai-SB" w:eastAsia="DFKai-SB" w:hAnsi="DFKai-SB"/>
          <w:i w:val="0"/>
          <w:lang w:eastAsia="zh-TW"/>
        </w:rPr>
      </w:pPr>
      <w:r w:rsidRPr="00FD6110">
        <w:rPr>
          <w:rFonts w:ascii="DFKai-SB" w:eastAsia="DFKai-SB" w:hAnsi="DFKai-SB" w:hint="eastAsia"/>
          <w:i w:val="0"/>
        </w:rPr>
        <w:lastRenderedPageBreak/>
        <w:t>圖</w:t>
      </w:r>
      <w:r>
        <w:rPr>
          <w:rFonts w:ascii="DFKai-SB" w:eastAsia="DFKai-SB" w:hAnsi="DFKai-SB"/>
          <w:i w:val="0"/>
          <w:lang w:eastAsia="zh-TW"/>
        </w:rPr>
        <w:t>3</w:t>
      </w:r>
      <w:r w:rsidRPr="00FD6110">
        <w:rPr>
          <w:rFonts w:ascii="DFKai-SB" w:eastAsia="DFKai-SB" w:hAnsi="DFKai-SB" w:hint="eastAsia"/>
          <w:i w:val="0"/>
        </w:rPr>
        <w:t>-</w:t>
      </w:r>
      <w:r w:rsidR="009E757C">
        <w:rPr>
          <w:rFonts w:ascii="DFKai-SB" w:eastAsia="DFKai-SB" w:hAnsi="DFKai-SB"/>
          <w:i w:val="0"/>
        </w:rPr>
        <w:t>4</w:t>
      </w:r>
      <w:r w:rsidRPr="00FD6110">
        <w:rPr>
          <w:rFonts w:ascii="DFKai-SB" w:eastAsia="DFKai-SB" w:hAnsi="DFKai-SB" w:hint="eastAsia"/>
          <w:i w:val="0"/>
        </w:rPr>
        <w:t>：</w:t>
      </w:r>
      <w:r>
        <w:rPr>
          <w:rFonts w:ascii="DFKai-SB" w:eastAsia="DFKai-SB" w:hAnsi="DFKai-SB"/>
          <w:i w:val="0"/>
          <w:lang w:eastAsia="zh-TW"/>
        </w:rPr>
        <w:t>ROC</w:t>
      </w:r>
      <w:r>
        <w:rPr>
          <w:rFonts w:ascii="DFKai-SB" w:eastAsia="DFKai-SB" w:hAnsi="DFKai-SB" w:hint="eastAsia"/>
          <w:i w:val="0"/>
        </w:rPr>
        <w:t>關係</w:t>
      </w:r>
      <w:r>
        <w:rPr>
          <w:rFonts w:ascii="DFKai-SB" w:eastAsia="DFKai-SB" w:hAnsi="DFKai-SB"/>
          <w:i w:val="0"/>
        </w:rPr>
        <w:t>圖</w:t>
      </w:r>
    </w:p>
    <w:p w14:paraId="1180991A" w14:textId="33A8BA0B" w:rsidR="00AF7889" w:rsidRPr="00FD6110" w:rsidRDefault="00EF5D01" w:rsidP="003D793A">
      <w:pPr>
        <w:pStyle w:val="BodyText"/>
        <w:jc w:val="center"/>
        <w:rPr>
          <w:rFonts w:ascii="DFKai-SB" w:eastAsia="DFKai-SB" w:hAnsi="DFKai-SB"/>
        </w:rPr>
      </w:pPr>
      <w:r w:rsidRPr="00FD6110">
        <w:rPr>
          <w:rFonts w:ascii="DFKai-SB" w:eastAsia="DFKai-SB" w:hAnsi="DFKai-SB"/>
          <w:noProof/>
          <w:lang w:eastAsia="zh-TW"/>
        </w:rPr>
        <w:drawing>
          <wp:inline distT="0" distB="0" distL="0" distR="0" wp14:anchorId="6AF61056" wp14:editId="7CDD92FF">
            <wp:extent cx="3744499" cy="354584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論.pdf"/>
                    <pic:cNvPicPr/>
                  </pic:nvPicPr>
                  <pic:blipFill>
                    <a:blip r:embed="rId32">
                      <a:extLst>
                        <a:ext uri="{28A0092B-C50C-407E-A947-70E740481C1C}">
                          <a14:useLocalDpi xmlns:a14="http://schemas.microsoft.com/office/drawing/2010/main" val="0"/>
                        </a:ext>
                      </a:extLst>
                    </a:blip>
                    <a:stretch>
                      <a:fillRect/>
                    </a:stretch>
                  </pic:blipFill>
                  <pic:spPr>
                    <a:xfrm>
                      <a:off x="0" y="0"/>
                      <a:ext cx="3752519" cy="3553435"/>
                    </a:xfrm>
                    <a:prstGeom prst="rect">
                      <a:avLst/>
                    </a:prstGeom>
                  </pic:spPr>
                </pic:pic>
              </a:graphicData>
            </a:graphic>
          </wp:inline>
        </w:drawing>
      </w:r>
    </w:p>
    <w:p w14:paraId="0D7E3185" w14:textId="77777777" w:rsidR="00AF7889" w:rsidRPr="00FD6110" w:rsidRDefault="00577174" w:rsidP="008D4812">
      <w:pPr>
        <w:pStyle w:val="BodyText"/>
        <w:spacing w:line="360" w:lineRule="auto"/>
        <w:ind w:firstLineChars="200" w:firstLine="480"/>
        <w:rPr>
          <w:rFonts w:ascii="DFKai-SB" w:eastAsia="DFKai-SB" w:hAnsi="DFKai-SB"/>
          <w:lang w:eastAsia="zh-TW"/>
        </w:rPr>
      </w:pPr>
      <w:r w:rsidRPr="00FD6110">
        <w:rPr>
          <w:rFonts w:ascii="DFKai-SB" w:eastAsia="DFKai-SB" w:hAnsi="DFKai-SB"/>
          <w:lang w:eastAsia="zh-TW"/>
        </w:rPr>
        <w:t>ROC曲線提供了一個方便觀察模型優劣的方法，首先觀察ROC曲線圖的幾個點；若為（0,0）則代表該分類器會預測所有樣本皆為負例，（1,1）則是將其全數預測為正例，（0,1）代表的是將所有的樣本都正確分類，（1,0）則為全樣本錯誤分類，可以得出ROC曲線若能向左上角靠則代表此分類器擁有越好的分類效果，當一個模型的預測能力完美時，ROC曲線會在左方與縱軸貼齊，上方與橫軸貼齊；ROC曲線越往左上則代表分類效果越好，而當ROC曲線貼合於從原點出發的對角線時，則代表此模型為隨機模型，即此模型沒有任何預測能力，而當ROC曲線之間出現交錯或難以觀察的狀況時，可藉由ROC曲線下的面積AUC（Area Under Curve）來評定分類器的好壞，即ROC曲線下的面積占整體橫縱軸所構成之四方形面積的比例，若為1代表完美模型，0.5則代表此模型毫無預測能力，一般模型此值皆介於0.5至1之間，若於0.5以下則代表該分類器具有相反的分類效果。</w:t>
      </w:r>
    </w:p>
    <w:p w14:paraId="3D3E8233" w14:textId="2193013A" w:rsidR="00AF7889" w:rsidRPr="00AD23EC" w:rsidRDefault="002E0C89" w:rsidP="002E0C89">
      <w:pPr>
        <w:pStyle w:val="Heading1"/>
        <w:jc w:val="center"/>
        <w:rPr>
          <w:rFonts w:ascii="DFKai-SB" w:eastAsia="DFKai-SB" w:hAnsi="DFKai-SB"/>
          <w:sz w:val="40"/>
          <w:szCs w:val="40"/>
        </w:rPr>
      </w:pPr>
      <w:bookmarkStart w:id="75" w:name="_Toc11772526"/>
      <w:r w:rsidRPr="00AD23EC">
        <w:rPr>
          <w:rFonts w:ascii="DFKai-SB" w:eastAsia="DFKai-SB" w:hAnsi="DFKai-SB"/>
          <w:sz w:val="40"/>
          <w:szCs w:val="40"/>
          <w:lang w:eastAsia="zh-TW"/>
        </w:rPr>
        <w:lastRenderedPageBreak/>
        <w:t xml:space="preserve"> </w:t>
      </w:r>
      <w:bookmarkStart w:id="76" w:name="_Toc14374341"/>
      <w:proofErr w:type="spellStart"/>
      <w:r w:rsidR="00577174" w:rsidRPr="00AD23EC">
        <w:rPr>
          <w:rFonts w:ascii="DFKai-SB" w:eastAsia="DFKai-SB" w:hAnsi="DFKai-SB"/>
          <w:sz w:val="40"/>
          <w:szCs w:val="40"/>
        </w:rPr>
        <w:t>研究結果</w:t>
      </w:r>
      <w:bookmarkEnd w:id="75"/>
      <w:bookmarkEnd w:id="76"/>
      <w:proofErr w:type="spellEnd"/>
    </w:p>
    <w:p w14:paraId="2215B1ED" w14:textId="1694336A" w:rsidR="00AF7889" w:rsidRPr="00FD6110" w:rsidRDefault="00A62BCA">
      <w:pPr>
        <w:pStyle w:val="Heading2"/>
        <w:rPr>
          <w:rFonts w:ascii="DFKai-SB" w:eastAsia="DFKai-SB" w:hAnsi="DFKai-SB"/>
        </w:rPr>
      </w:pPr>
      <w:bookmarkStart w:id="77" w:name="_Toc11772527"/>
      <w:r w:rsidRPr="00FD6110">
        <w:rPr>
          <w:rFonts w:ascii="DFKai-SB" w:eastAsia="DFKai-SB" w:hAnsi="DFKai-SB"/>
        </w:rPr>
        <w:t xml:space="preserve"> </w:t>
      </w:r>
      <w:bookmarkStart w:id="78" w:name="_Toc14374342"/>
      <w:proofErr w:type="spellStart"/>
      <w:r w:rsidR="00577174" w:rsidRPr="00FD6110">
        <w:rPr>
          <w:rFonts w:ascii="DFKai-SB" w:eastAsia="DFKai-SB" w:hAnsi="DFKai-SB"/>
        </w:rPr>
        <w:t>模型結果</w:t>
      </w:r>
      <w:bookmarkEnd w:id="77"/>
      <w:bookmarkEnd w:id="78"/>
      <w:proofErr w:type="spellEnd"/>
    </w:p>
    <w:p w14:paraId="35578AF1" w14:textId="77777777" w:rsidR="00AF7889" w:rsidRPr="00FD6110" w:rsidRDefault="00577174" w:rsidP="00AC02DE">
      <w:pPr>
        <w:pStyle w:val="FirstParagraph"/>
        <w:spacing w:line="360" w:lineRule="auto"/>
        <w:ind w:firstLineChars="200" w:firstLine="480"/>
        <w:rPr>
          <w:rFonts w:ascii="DFKai-SB" w:eastAsia="DFKai-SB" w:hAnsi="DFKai-SB"/>
          <w:lang w:eastAsia="zh-TW"/>
        </w:rPr>
      </w:pPr>
      <w:r w:rsidRPr="00FD6110">
        <w:rPr>
          <w:rFonts w:ascii="DFKai-SB" w:eastAsia="DFKai-SB" w:hAnsi="DFKai-SB"/>
          <w:lang w:eastAsia="zh-TW"/>
        </w:rPr>
        <w:t>分別比較四個模型的AUC與觀察混於訓練集的混淆矩陣：</w:t>
      </w:r>
    </w:p>
    <w:p w14:paraId="4B59FFDB" w14:textId="067FF451" w:rsidR="00AD23EC" w:rsidRPr="00FD6110" w:rsidRDefault="00AD23EC" w:rsidP="00AD23EC">
      <w:pPr>
        <w:pStyle w:val="Caption"/>
        <w:keepNext/>
        <w:spacing w:line="360" w:lineRule="auto"/>
        <w:jc w:val="center"/>
        <w:rPr>
          <w:rFonts w:ascii="DFKai-SB" w:eastAsia="DFKai-SB" w:hAnsi="DFKai-SB"/>
          <w:i w:val="0"/>
          <w:lang w:eastAsia="zh-TW"/>
        </w:rPr>
      </w:pPr>
      <w:r w:rsidRPr="00FD6110">
        <w:rPr>
          <w:rFonts w:ascii="DFKai-SB" w:eastAsia="DFKai-SB" w:hAnsi="DFKai-SB" w:hint="eastAsia"/>
          <w:i w:val="0"/>
        </w:rPr>
        <w:t>圖</w:t>
      </w:r>
      <w:r w:rsidR="00EA49AC">
        <w:rPr>
          <w:rFonts w:ascii="DFKai-SB" w:eastAsia="DFKai-SB" w:hAnsi="DFKai-SB"/>
          <w:i w:val="0"/>
          <w:lang w:eastAsia="zh-TW"/>
        </w:rPr>
        <w:t>4</w:t>
      </w:r>
      <w:r w:rsidRPr="00FD6110">
        <w:rPr>
          <w:rFonts w:ascii="DFKai-SB" w:eastAsia="DFKai-SB" w:hAnsi="DFKai-SB" w:hint="eastAsia"/>
          <w:i w:val="0"/>
        </w:rPr>
        <w:t>-</w:t>
      </w:r>
      <w:r w:rsidR="00B96BDA">
        <w:rPr>
          <w:rFonts w:ascii="DFKai-SB" w:eastAsia="DFKai-SB" w:hAnsi="DFKai-SB"/>
          <w:i w:val="0"/>
        </w:rPr>
        <w:t>1</w:t>
      </w:r>
      <w:r w:rsidRPr="00FD6110">
        <w:rPr>
          <w:rFonts w:ascii="DFKai-SB" w:eastAsia="DFKai-SB" w:hAnsi="DFKai-SB" w:hint="eastAsia"/>
          <w:i w:val="0"/>
        </w:rPr>
        <w:t>：</w:t>
      </w:r>
      <w:r w:rsidR="005D2806">
        <w:rPr>
          <w:rFonts w:ascii="DFKai-SB" w:eastAsia="DFKai-SB" w:hAnsi="DFKai-SB"/>
          <w:i w:val="0"/>
          <w:lang w:eastAsia="zh-TW"/>
        </w:rPr>
        <w:t>模型AUC比較</w:t>
      </w:r>
      <w:r>
        <w:rPr>
          <w:rFonts w:ascii="DFKai-SB" w:eastAsia="DFKai-SB" w:hAnsi="DFKai-SB"/>
          <w:i w:val="0"/>
        </w:rPr>
        <w:t>圖</w:t>
      </w:r>
    </w:p>
    <w:p w14:paraId="3A7A5400" w14:textId="202C6DAE" w:rsidR="00AF7889" w:rsidRPr="00FD6110" w:rsidRDefault="00D674CF" w:rsidP="00BB1E00">
      <w:pPr>
        <w:pStyle w:val="BodyText"/>
        <w:rPr>
          <w:rFonts w:ascii="DFKai-SB" w:eastAsia="DFKai-SB" w:hAnsi="DFKai-SB"/>
        </w:rPr>
      </w:pPr>
      <w:r>
        <w:rPr>
          <w:rFonts w:ascii="DFKai-SB" w:eastAsia="DFKai-SB" w:hAnsi="DFKai-SB"/>
          <w:noProof/>
          <w:lang w:eastAsia="zh-TW"/>
        </w:rPr>
        <w:drawing>
          <wp:inline distT="0" distB="0" distL="0" distR="0" wp14:anchorId="6378678D" wp14:editId="4AA57F54">
            <wp:extent cx="5486400" cy="338645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7094340_2441924662707663_8215458914607562752_n.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3386455"/>
                    </a:xfrm>
                    <a:prstGeom prst="rect">
                      <a:avLst/>
                    </a:prstGeom>
                  </pic:spPr>
                </pic:pic>
              </a:graphicData>
            </a:graphic>
          </wp:inline>
        </w:drawing>
      </w:r>
    </w:p>
    <w:p w14:paraId="0423EC06" w14:textId="35981967" w:rsidR="007A1BC8" w:rsidRDefault="00577174" w:rsidP="00A542C7">
      <w:pPr>
        <w:pStyle w:val="BodyText"/>
        <w:spacing w:line="360" w:lineRule="auto"/>
        <w:ind w:firstLineChars="200" w:firstLine="480"/>
        <w:rPr>
          <w:rFonts w:ascii="DFKai-SB" w:eastAsia="DFKai-SB" w:hAnsi="DFKai-SB"/>
          <w:lang w:eastAsia="zh-TW"/>
        </w:rPr>
      </w:pPr>
      <w:r w:rsidRPr="00FD6110">
        <w:rPr>
          <w:rFonts w:ascii="DFKai-SB" w:eastAsia="DFKai-SB" w:hAnsi="DFKai-SB"/>
          <w:lang w:eastAsia="zh-TW"/>
        </w:rPr>
        <w:t>圖</w:t>
      </w:r>
      <w:r w:rsidR="00134BBD">
        <w:rPr>
          <w:rFonts w:ascii="DFKai-SB" w:eastAsia="DFKai-SB" w:hAnsi="DFKai-SB"/>
          <w:lang w:eastAsia="zh-TW"/>
        </w:rPr>
        <w:t>4-</w:t>
      </w:r>
      <w:r w:rsidR="00DD052F">
        <w:rPr>
          <w:rFonts w:ascii="DFKai-SB" w:eastAsia="DFKai-SB" w:hAnsi="DFKai-SB"/>
          <w:lang w:eastAsia="zh-TW"/>
        </w:rPr>
        <w:t>1</w:t>
      </w:r>
      <w:r w:rsidRPr="00FD6110">
        <w:rPr>
          <w:rFonts w:ascii="DFKai-SB" w:eastAsia="DFKai-SB" w:hAnsi="DFKai-SB"/>
          <w:lang w:eastAsia="zh-TW"/>
        </w:rPr>
        <w:t>中顯示，AUC中最高的為隨機森林模型，其值高達</w:t>
      </w:r>
      <w:r w:rsidR="009853D9">
        <w:rPr>
          <w:rFonts w:ascii="DFKai-SB" w:eastAsia="DFKai-SB" w:hAnsi="DFKai-SB"/>
          <w:lang w:eastAsia="zh-TW"/>
        </w:rPr>
        <w:t>0.94</w:t>
      </w:r>
      <w:r w:rsidR="00195DBE">
        <w:rPr>
          <w:rFonts w:ascii="DFKai-SB" w:eastAsia="DFKai-SB" w:hAnsi="DFKai-SB" w:hint="eastAsia"/>
          <w:lang w:eastAsia="zh-TW"/>
        </w:rPr>
        <w:t>，</w:t>
      </w:r>
      <w:r w:rsidRPr="00FD6110">
        <w:rPr>
          <w:rFonts w:ascii="DFKai-SB" w:eastAsia="DFKai-SB" w:hAnsi="DFKai-SB"/>
          <w:lang w:eastAsia="zh-TW"/>
        </w:rPr>
        <w:t xml:space="preserve">故將使用隨機森林於測試集資料中進行測試。 </w:t>
      </w:r>
    </w:p>
    <w:p w14:paraId="5A28AFED" w14:textId="4D5366E3" w:rsidR="00AF7889" w:rsidRPr="00FD6110" w:rsidRDefault="00577174">
      <w:pPr>
        <w:pStyle w:val="Heading2"/>
        <w:rPr>
          <w:rFonts w:ascii="DFKai-SB" w:eastAsia="DFKai-SB" w:hAnsi="DFKai-SB"/>
        </w:rPr>
      </w:pPr>
      <w:bookmarkStart w:id="79" w:name="_Toc11772528"/>
      <w:bookmarkStart w:id="80" w:name="_Toc14374343"/>
      <w:proofErr w:type="spellStart"/>
      <w:r w:rsidRPr="00FD6110">
        <w:rPr>
          <w:rFonts w:ascii="DFKai-SB" w:eastAsia="DFKai-SB" w:hAnsi="DFKai-SB"/>
        </w:rPr>
        <w:t>變數重要性衡量</w:t>
      </w:r>
      <w:bookmarkEnd w:id="79"/>
      <w:bookmarkEnd w:id="80"/>
      <w:proofErr w:type="spellEnd"/>
    </w:p>
    <w:p w14:paraId="65F1EF23" w14:textId="7147EAF0" w:rsidR="00AF7889" w:rsidRDefault="00577174" w:rsidP="002654FC">
      <w:pPr>
        <w:pStyle w:val="FirstParagraph"/>
        <w:spacing w:line="360" w:lineRule="auto"/>
        <w:ind w:firstLineChars="200" w:firstLine="480"/>
        <w:rPr>
          <w:rFonts w:ascii="DFKai-SB" w:eastAsia="DFKai-SB" w:hAnsi="DFKai-SB"/>
          <w:lang w:eastAsia="zh-TW"/>
        </w:rPr>
      </w:pPr>
      <w:r w:rsidRPr="00FD6110">
        <w:rPr>
          <w:rFonts w:ascii="DFKai-SB" w:eastAsia="DFKai-SB" w:hAnsi="DFKai-SB"/>
          <w:lang w:eastAsia="zh-TW"/>
        </w:rPr>
        <w:t>得知隨機森林為以上幾個中最好的分類器後，利用特徵經過置換前與置換後的誤差影響，來衡量各特徵的重要性。 結果如圖</w:t>
      </w:r>
      <w:r w:rsidR="00EA6EB9">
        <w:rPr>
          <w:rFonts w:ascii="DFKai-SB" w:eastAsia="DFKai-SB" w:hAnsi="DFKai-SB"/>
          <w:lang w:eastAsia="zh-TW"/>
        </w:rPr>
        <w:t>4-</w:t>
      </w:r>
      <w:r w:rsidR="00E45372" w:rsidRPr="00FD6110">
        <w:rPr>
          <w:rFonts w:ascii="DFKai-SB" w:eastAsia="DFKai-SB" w:hAnsi="DFKai-SB"/>
          <w:lang w:eastAsia="zh-TW"/>
        </w:rPr>
        <w:t>18</w:t>
      </w:r>
      <w:r w:rsidRPr="00FD6110">
        <w:rPr>
          <w:rFonts w:ascii="DFKai-SB" w:eastAsia="DFKai-SB" w:hAnsi="DFKai-SB"/>
          <w:lang w:eastAsia="zh-TW"/>
        </w:rPr>
        <w:t>所示，觀察解釋能力前三的變數，累積專業必修排名、累積專業必修被當比、累積選修排名；最為重要，而專業必修與選修所代表的是本系的專業知識，說明專業性的知識對於學生是否會被二一的影響程度是最大的，而從圖</w:t>
      </w:r>
      <w:r w:rsidR="008F186D">
        <w:rPr>
          <w:rFonts w:ascii="DFKai-SB" w:eastAsia="DFKai-SB" w:hAnsi="DFKai-SB"/>
          <w:lang w:eastAsia="zh-TW"/>
        </w:rPr>
        <w:t>4-2</w:t>
      </w:r>
      <w:r w:rsidRPr="00FD6110">
        <w:rPr>
          <w:rFonts w:ascii="DFKai-SB" w:eastAsia="DFKai-SB" w:hAnsi="DFKai-SB"/>
          <w:lang w:eastAsia="zh-TW"/>
        </w:rPr>
        <w:t>得知，累積專業必修排名、累積選修排名分別與累積共同必修排名具有高度的正相關，這也表明學生於大學生活上的適應狀況與專</w:t>
      </w:r>
      <w:r w:rsidRPr="00FD6110">
        <w:rPr>
          <w:rFonts w:ascii="DFKai-SB" w:eastAsia="DFKai-SB" w:hAnsi="DFKai-SB"/>
          <w:lang w:eastAsia="zh-TW"/>
        </w:rPr>
        <w:lastRenderedPageBreak/>
        <w:t>業領域的培養之間擁有正向的關係，故若可以提高學生在專業領域的表現或許也可以使學生在大學的適應狀況提升。</w:t>
      </w:r>
    </w:p>
    <w:p w14:paraId="32223C39" w14:textId="3A835351" w:rsidR="00E45372" w:rsidRPr="007F0B64" w:rsidRDefault="007F0B64" w:rsidP="007F0B64">
      <w:pPr>
        <w:pStyle w:val="Caption"/>
        <w:keepNext/>
        <w:spacing w:line="360" w:lineRule="auto"/>
        <w:jc w:val="center"/>
        <w:rPr>
          <w:rFonts w:ascii="DFKai-SB" w:eastAsia="DFKai-SB" w:hAnsi="DFKai-SB"/>
          <w:i w:val="0"/>
          <w:lang w:eastAsia="zh-TW"/>
        </w:rPr>
      </w:pPr>
      <w:bookmarkStart w:id="81" w:name="_Toc11774975"/>
      <w:bookmarkStart w:id="82" w:name="_Toc11775243"/>
      <w:r w:rsidRPr="00FD6110">
        <w:rPr>
          <w:rFonts w:ascii="DFKai-SB" w:eastAsia="DFKai-SB" w:hAnsi="DFKai-SB" w:hint="eastAsia"/>
          <w:i w:val="0"/>
        </w:rPr>
        <w:t>圖</w:t>
      </w:r>
      <w:r>
        <w:rPr>
          <w:rFonts w:ascii="DFKai-SB" w:eastAsia="DFKai-SB" w:hAnsi="DFKai-SB"/>
          <w:i w:val="0"/>
          <w:lang w:eastAsia="zh-TW"/>
        </w:rPr>
        <w:t>4</w:t>
      </w:r>
      <w:r w:rsidRPr="00FD6110">
        <w:rPr>
          <w:rFonts w:ascii="DFKai-SB" w:eastAsia="DFKai-SB" w:hAnsi="DFKai-SB" w:hint="eastAsia"/>
          <w:i w:val="0"/>
        </w:rPr>
        <w:t>-</w:t>
      </w:r>
      <w:r w:rsidR="00A036CF">
        <w:rPr>
          <w:rFonts w:ascii="DFKai-SB" w:eastAsia="DFKai-SB" w:hAnsi="DFKai-SB"/>
          <w:i w:val="0"/>
        </w:rPr>
        <w:t>2</w:t>
      </w:r>
      <w:r w:rsidRPr="00FD6110">
        <w:rPr>
          <w:rFonts w:ascii="DFKai-SB" w:eastAsia="DFKai-SB" w:hAnsi="DFKai-SB" w:hint="eastAsia"/>
          <w:i w:val="0"/>
        </w:rPr>
        <w:t>：</w:t>
      </w:r>
      <w:bookmarkEnd w:id="81"/>
      <w:bookmarkEnd w:id="82"/>
      <w:r>
        <w:rPr>
          <w:rFonts w:ascii="DFKai-SB" w:eastAsia="DFKai-SB" w:hAnsi="DFKai-SB"/>
          <w:i w:val="0"/>
          <w:lang w:eastAsia="zh-TW"/>
        </w:rPr>
        <w:t>變數重要性圖</w:t>
      </w:r>
    </w:p>
    <w:p w14:paraId="0D6FFBF7" w14:textId="5F3D72F3" w:rsidR="00AF7889" w:rsidRDefault="009E0462">
      <w:pPr>
        <w:pStyle w:val="BodyText"/>
        <w:rPr>
          <w:rFonts w:ascii="DFKai-SB" w:eastAsia="DFKai-SB" w:hAnsi="DFKai-SB"/>
        </w:rPr>
      </w:pPr>
      <w:r>
        <w:rPr>
          <w:rFonts w:ascii="DFKai-SB" w:eastAsia="DFKai-SB" w:hAnsi="DFKai-SB"/>
          <w:noProof/>
          <w:lang w:eastAsia="zh-TW"/>
        </w:rPr>
        <w:drawing>
          <wp:inline distT="0" distB="0" distL="0" distR="0" wp14:anchorId="536FBDA0" wp14:editId="4CD1EC29">
            <wp:extent cx="5486400" cy="338899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000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3388995"/>
                    </a:xfrm>
                    <a:prstGeom prst="rect">
                      <a:avLst/>
                    </a:prstGeom>
                  </pic:spPr>
                </pic:pic>
              </a:graphicData>
            </a:graphic>
          </wp:inline>
        </w:drawing>
      </w:r>
    </w:p>
    <w:p w14:paraId="09F81542" w14:textId="67721AE9" w:rsidR="004416AA" w:rsidRPr="004416AA" w:rsidRDefault="009336D7" w:rsidP="004416AA">
      <w:pPr>
        <w:pStyle w:val="Heading2"/>
        <w:rPr>
          <w:rFonts w:ascii="DFKai-SB" w:eastAsia="DFKai-SB" w:hAnsi="DFKai-SB"/>
          <w:lang w:eastAsia="zh-TW"/>
        </w:rPr>
      </w:pPr>
      <w:r>
        <w:rPr>
          <w:rFonts w:ascii="DFKai-SB" w:eastAsia="DFKai-SB" w:hAnsi="DFKai-SB"/>
        </w:rPr>
        <w:t xml:space="preserve"> </w:t>
      </w:r>
      <w:bookmarkStart w:id="83" w:name="_Toc14374344"/>
      <w:r>
        <w:rPr>
          <w:rFonts w:ascii="DFKai-SB" w:eastAsia="DFKai-SB" w:hAnsi="DFKai-SB"/>
          <w:lang w:eastAsia="zh-TW"/>
        </w:rPr>
        <w:t>基礎模型比較</w:t>
      </w:r>
      <w:bookmarkEnd w:id="83"/>
    </w:p>
    <w:p w14:paraId="4773E808" w14:textId="3A4B12ED" w:rsidR="00581743" w:rsidRDefault="00AC3A67" w:rsidP="00EA0290">
      <w:pPr>
        <w:pStyle w:val="BodyText"/>
        <w:spacing w:line="360" w:lineRule="auto"/>
        <w:ind w:firstLineChars="200" w:firstLine="480"/>
        <w:rPr>
          <w:rFonts w:ascii="DFKai-SB" w:eastAsia="DFKai-SB" w:hAnsi="DFKai-SB"/>
          <w:lang w:eastAsia="zh-TW"/>
        </w:rPr>
      </w:pPr>
      <w:r>
        <w:rPr>
          <w:rFonts w:ascii="DFKai-SB" w:eastAsia="DFKai-SB" w:hAnsi="DFKai-SB"/>
          <w:lang w:eastAsia="zh-TW"/>
        </w:rPr>
        <w:t>由上小節</w:t>
      </w:r>
      <w:r>
        <w:rPr>
          <w:rFonts w:ascii="DFKai-SB" w:eastAsia="DFKai-SB" w:hAnsi="DFKai-SB" w:hint="eastAsia"/>
          <w:lang w:eastAsia="zh-TW"/>
        </w:rPr>
        <w:t>得知</w:t>
      </w:r>
      <w:r>
        <w:rPr>
          <w:rFonts w:ascii="DFKai-SB" w:eastAsia="DFKai-SB" w:hAnsi="DFKai-SB"/>
          <w:lang w:eastAsia="zh-TW"/>
        </w:rPr>
        <w:t>，最重要的變數為累積專業排名</w:t>
      </w:r>
      <w:r>
        <w:rPr>
          <w:rFonts w:ascii="DFKai-SB" w:eastAsia="DFKai-SB" w:hAnsi="DFKai-SB" w:hint="eastAsia"/>
          <w:lang w:eastAsia="zh-TW"/>
        </w:rPr>
        <w:t>。</w:t>
      </w:r>
      <w:r w:rsidR="004416AA">
        <w:rPr>
          <w:rFonts w:ascii="DFKai-SB" w:eastAsia="DFKai-SB" w:hAnsi="DFKai-SB"/>
          <w:lang w:eastAsia="zh-TW"/>
        </w:rPr>
        <w:t>本文</w:t>
      </w:r>
      <w:r w:rsidR="004416AA">
        <w:rPr>
          <w:rFonts w:ascii="DFKai-SB" w:eastAsia="DFKai-SB" w:hAnsi="DFKai-SB" w:hint="eastAsia"/>
          <w:lang w:eastAsia="zh-TW"/>
        </w:rPr>
        <w:t>僅用</w:t>
      </w:r>
      <w:r w:rsidR="004416AA">
        <w:rPr>
          <w:rFonts w:ascii="DFKai-SB" w:eastAsia="DFKai-SB" w:hAnsi="DFKai-SB"/>
          <w:lang w:eastAsia="zh-TW"/>
        </w:rPr>
        <w:t>變</w:t>
      </w:r>
      <w:r w:rsidR="00673CA9">
        <w:rPr>
          <w:rFonts w:ascii="DFKai-SB" w:eastAsia="DFKai-SB" w:hAnsi="DFKai-SB"/>
          <w:lang w:eastAsia="zh-TW"/>
        </w:rPr>
        <w:t>數</w:t>
      </w:r>
      <w:r>
        <w:rPr>
          <w:rFonts w:ascii="DFKai-SB" w:eastAsia="DFKai-SB" w:hAnsi="DFKai-SB"/>
          <w:lang w:eastAsia="zh-TW"/>
        </w:rPr>
        <w:t>累積專業</w:t>
      </w:r>
      <w:r>
        <w:rPr>
          <w:rFonts w:ascii="DFKai-SB" w:eastAsia="DFKai-SB" w:hAnsi="DFKai-SB" w:hint="eastAsia"/>
          <w:lang w:eastAsia="zh-TW"/>
        </w:rPr>
        <w:t>排名</w:t>
      </w:r>
      <w:r w:rsidR="00F65F38">
        <w:rPr>
          <w:rFonts w:ascii="DFKai-SB" w:eastAsia="DFKai-SB" w:hAnsi="DFKai-SB"/>
          <w:lang w:eastAsia="zh-TW"/>
        </w:rPr>
        <w:t>，</w:t>
      </w:r>
      <w:r w:rsidR="004416AA">
        <w:rPr>
          <w:rFonts w:ascii="DFKai-SB" w:eastAsia="DFKai-SB" w:hAnsi="DFKai-SB"/>
          <w:lang w:eastAsia="zh-TW"/>
        </w:rPr>
        <w:t>製作</w:t>
      </w:r>
      <w:r>
        <w:rPr>
          <w:rFonts w:ascii="DFKai-SB" w:eastAsia="DFKai-SB" w:hAnsi="DFKai-SB" w:hint="eastAsia"/>
          <w:lang w:eastAsia="zh-TW"/>
        </w:rPr>
        <w:t>羅吉</w:t>
      </w:r>
      <w:r w:rsidR="004416AA">
        <w:rPr>
          <w:rFonts w:ascii="DFKai-SB" w:eastAsia="DFKai-SB" w:hAnsi="DFKai-SB" w:hint="eastAsia"/>
          <w:lang w:eastAsia="zh-TW"/>
        </w:rPr>
        <w:t>斯</w:t>
      </w:r>
      <w:r w:rsidR="0048673F">
        <w:rPr>
          <w:rFonts w:ascii="DFKai-SB" w:eastAsia="DFKai-SB" w:hAnsi="DFKai-SB" w:hint="eastAsia"/>
          <w:lang w:eastAsia="zh-TW"/>
        </w:rPr>
        <w:t>迴</w:t>
      </w:r>
      <w:r>
        <w:rPr>
          <w:rFonts w:ascii="DFKai-SB" w:eastAsia="DFKai-SB" w:hAnsi="DFKai-SB"/>
          <w:lang w:eastAsia="zh-TW"/>
        </w:rPr>
        <w:t>歸</w:t>
      </w:r>
      <w:r w:rsidR="004416AA">
        <w:rPr>
          <w:rFonts w:ascii="DFKai-SB" w:eastAsia="DFKai-SB" w:hAnsi="DFKai-SB"/>
          <w:lang w:eastAsia="zh-TW"/>
        </w:rPr>
        <w:t>，</w:t>
      </w:r>
      <w:r w:rsidR="00EF194B">
        <w:rPr>
          <w:rFonts w:ascii="DFKai-SB" w:eastAsia="DFKai-SB" w:hAnsi="DFKai-SB" w:hint="eastAsia"/>
          <w:lang w:eastAsia="zh-TW"/>
        </w:rPr>
        <w:t>作為</w:t>
      </w:r>
      <w:r w:rsidR="004416AA">
        <w:rPr>
          <w:rFonts w:ascii="DFKai-SB" w:eastAsia="DFKai-SB" w:hAnsi="DFKai-SB"/>
          <w:lang w:eastAsia="zh-TW"/>
        </w:rPr>
        <w:t>基礎模型</w:t>
      </w:r>
      <w:r w:rsidR="0061536D">
        <w:rPr>
          <w:rFonts w:ascii="DFKai-SB" w:eastAsia="DFKai-SB" w:hAnsi="DFKai-SB"/>
          <w:lang w:eastAsia="zh-TW"/>
        </w:rPr>
        <w:t>，</w:t>
      </w:r>
      <w:r w:rsidR="00E44B10">
        <w:rPr>
          <w:rFonts w:ascii="DFKai-SB" w:eastAsia="DFKai-SB" w:hAnsi="DFKai-SB"/>
          <w:lang w:eastAsia="zh-TW"/>
        </w:rPr>
        <w:t>分</w:t>
      </w:r>
      <w:r w:rsidR="005E10EE">
        <w:rPr>
          <w:rFonts w:ascii="DFKai-SB" w:eastAsia="DFKai-SB" w:hAnsi="DFKai-SB"/>
          <w:lang w:eastAsia="zh-TW"/>
        </w:rPr>
        <w:t>別比較</w:t>
      </w:r>
      <w:r w:rsidR="0031281F">
        <w:rPr>
          <w:rFonts w:ascii="DFKai-SB" w:eastAsia="DFKai-SB" w:hAnsi="DFKai-SB"/>
          <w:lang w:eastAsia="zh-TW"/>
        </w:rPr>
        <w:t>在測試集</w:t>
      </w:r>
      <w:r w:rsidR="0031281F">
        <w:rPr>
          <w:rFonts w:ascii="DFKai-SB" w:eastAsia="DFKai-SB" w:hAnsi="DFKai-SB" w:hint="eastAsia"/>
          <w:lang w:eastAsia="zh-TW"/>
        </w:rPr>
        <w:t>上</w:t>
      </w:r>
      <w:r w:rsidR="0031281F">
        <w:rPr>
          <w:rFonts w:ascii="DFKai-SB" w:eastAsia="DFKai-SB" w:hAnsi="DFKai-SB"/>
          <w:lang w:eastAsia="zh-TW"/>
        </w:rPr>
        <w:t>的混淆矩陣。</w:t>
      </w:r>
    </w:p>
    <w:p w14:paraId="34AABB33" w14:textId="77777777" w:rsidR="000A3FA1" w:rsidRDefault="00157CC5" w:rsidP="004416AA">
      <w:pPr>
        <w:pStyle w:val="BodyText"/>
        <w:spacing w:line="360" w:lineRule="auto"/>
        <w:ind w:firstLineChars="200" w:firstLine="480"/>
        <w:rPr>
          <w:rFonts w:ascii="DFKai-SB" w:eastAsia="DFKai-SB" w:hAnsi="DFKai-SB"/>
          <w:lang w:eastAsia="zh-TW"/>
        </w:rPr>
      </w:pPr>
      <w:r>
        <w:rPr>
          <w:rFonts w:ascii="DFKai-SB" w:eastAsia="DFKai-SB" w:hAnsi="DFKai-SB"/>
          <w:lang w:eastAsia="zh-TW"/>
        </w:rPr>
        <w:t>基礎</w:t>
      </w:r>
      <w:r w:rsidR="004416AA">
        <w:rPr>
          <w:rFonts w:ascii="DFKai-SB" w:eastAsia="DFKai-SB" w:hAnsi="DFKai-SB"/>
          <w:lang w:eastAsia="zh-TW"/>
        </w:rPr>
        <w:t>模型於測試集資料進行預測後，結果如表</w:t>
      </w:r>
      <w:r w:rsidR="004416AA">
        <w:rPr>
          <w:rFonts w:ascii="DFKai-SB" w:eastAsia="DFKai-SB" w:hAnsi="DFKai-SB" w:hint="eastAsia"/>
          <w:lang w:eastAsia="zh-TW"/>
        </w:rPr>
        <w:t>格</w:t>
      </w:r>
      <w:r w:rsidR="004416AA">
        <w:rPr>
          <w:rFonts w:ascii="DFKai-SB" w:eastAsia="DFKai-SB" w:hAnsi="DFKai-SB"/>
          <w:lang w:eastAsia="zh-TW"/>
        </w:rPr>
        <w:t>3-2</w:t>
      </w:r>
      <w:r w:rsidR="0004228E">
        <w:rPr>
          <w:rFonts w:ascii="DFKai-SB" w:eastAsia="DFKai-SB" w:hAnsi="DFKai-SB" w:hint="eastAsia"/>
          <w:lang w:eastAsia="zh-TW"/>
        </w:rPr>
        <w:t>。</w:t>
      </w:r>
      <w:r w:rsidR="006B7EC9">
        <w:rPr>
          <w:rFonts w:ascii="DFKai-SB" w:eastAsia="DFKai-SB" w:hAnsi="DFKai-SB" w:hint="eastAsia"/>
          <w:lang w:eastAsia="zh-TW"/>
        </w:rPr>
        <w:t>隨機森林</w:t>
      </w:r>
      <w:r w:rsidR="004416AA" w:rsidRPr="00FD6110">
        <w:rPr>
          <w:rFonts w:ascii="DFKai-SB" w:eastAsia="DFKai-SB" w:hAnsi="DFKai-SB"/>
          <w:lang w:eastAsia="zh-TW"/>
        </w:rPr>
        <w:t>誤查率僅有0.16</w:t>
      </w:r>
      <w:r w:rsidR="006B7EC9">
        <w:rPr>
          <w:rFonts w:ascii="DFKai-SB" w:eastAsia="DFKai-SB" w:hAnsi="DFKai-SB"/>
          <w:lang w:eastAsia="zh-TW"/>
        </w:rPr>
        <w:t>，</w:t>
      </w:r>
      <w:r w:rsidR="004416AA" w:rsidRPr="00FD6110">
        <w:rPr>
          <w:rFonts w:ascii="DFKai-SB" w:eastAsia="DFKai-SB" w:hAnsi="DFKai-SB"/>
          <w:lang w:eastAsia="zh-TW"/>
        </w:rPr>
        <w:t xml:space="preserve">Balanced Accuracy 即 </w:t>
      </w:r>
      <m:oMath>
        <m:f>
          <m:fPr>
            <m:ctrlPr>
              <w:rPr>
                <w:rFonts w:ascii="Cambria Math" w:eastAsia="DFKai-SB" w:hAnsi="Cambria Math"/>
              </w:rPr>
            </m:ctrlPr>
          </m:fPr>
          <m:num>
            <m:r>
              <w:rPr>
                <w:rFonts w:ascii="Cambria Math" w:eastAsia="DFKai-SB" w:hAnsi="Cambria Math"/>
                <w:lang w:eastAsia="zh-TW"/>
              </w:rPr>
              <m:t>(</m:t>
            </m:r>
            <m:f>
              <m:fPr>
                <m:ctrlPr>
                  <w:rPr>
                    <w:rFonts w:ascii="Cambria Math" w:eastAsia="DFKai-SB" w:hAnsi="Cambria Math"/>
                  </w:rPr>
                </m:ctrlPr>
              </m:fPr>
              <m:num>
                <m:r>
                  <w:rPr>
                    <w:rFonts w:ascii="Cambria Math" w:eastAsia="DFKai-SB" w:hAnsi="Cambria Math"/>
                    <w:lang w:eastAsia="zh-TW"/>
                  </w:rPr>
                  <m:t>TP</m:t>
                </m:r>
              </m:num>
              <m:den>
                <m:r>
                  <w:rPr>
                    <w:rFonts w:ascii="Cambria Math" w:eastAsia="DFKai-SB" w:hAnsi="Cambria Math"/>
                    <w:lang w:eastAsia="zh-TW"/>
                  </w:rPr>
                  <m:t>TP+FN</m:t>
                </m:r>
              </m:den>
            </m:f>
            <m:r>
              <w:rPr>
                <w:rFonts w:ascii="Cambria Math" w:eastAsia="DFKai-SB" w:hAnsi="Cambria Math"/>
                <w:lang w:eastAsia="zh-TW"/>
              </w:rPr>
              <m:t>+</m:t>
            </m:r>
            <m:f>
              <m:fPr>
                <m:ctrlPr>
                  <w:rPr>
                    <w:rFonts w:ascii="Cambria Math" w:eastAsia="DFKai-SB" w:hAnsi="Cambria Math"/>
                  </w:rPr>
                </m:ctrlPr>
              </m:fPr>
              <m:num>
                <m:r>
                  <w:rPr>
                    <w:rFonts w:ascii="Cambria Math" w:eastAsia="DFKai-SB" w:hAnsi="Cambria Math"/>
                    <w:lang w:eastAsia="zh-TW"/>
                  </w:rPr>
                  <m:t>TN</m:t>
                </m:r>
              </m:num>
              <m:den>
                <m:r>
                  <w:rPr>
                    <w:rFonts w:ascii="Cambria Math" w:eastAsia="DFKai-SB" w:hAnsi="Cambria Math"/>
                    <w:lang w:eastAsia="zh-TW"/>
                  </w:rPr>
                  <m:t>TN+FP</m:t>
                </m:r>
              </m:den>
            </m:f>
            <m:r>
              <w:rPr>
                <w:rFonts w:ascii="Cambria Math" w:eastAsia="DFKai-SB" w:hAnsi="Cambria Math"/>
                <w:lang w:eastAsia="zh-TW"/>
              </w:rPr>
              <m:t>)</m:t>
            </m:r>
          </m:num>
          <m:den>
            <m:r>
              <w:rPr>
                <w:rFonts w:ascii="Cambria Math" w:eastAsia="DFKai-SB" w:hAnsi="Cambria Math"/>
                <w:lang w:eastAsia="zh-TW"/>
              </w:rPr>
              <m:t>2</m:t>
            </m:r>
          </m:den>
        </m:f>
      </m:oMath>
      <w:r w:rsidR="004416AA" w:rsidRPr="00FD6110">
        <w:rPr>
          <w:rFonts w:ascii="DFKai-SB" w:eastAsia="DFKai-SB" w:hAnsi="DFKai-SB"/>
          <w:lang w:eastAsia="zh-TW"/>
        </w:rPr>
        <w:t xml:space="preserve">  為</w:t>
      </w:r>
      <w:r w:rsidR="00361701">
        <w:rPr>
          <w:rFonts w:ascii="DFKai-SB" w:eastAsia="DFKai-SB" w:hAnsi="DFKai-SB"/>
          <w:lang w:eastAsia="zh-TW"/>
        </w:rPr>
        <w:t>0.82</w:t>
      </w:r>
      <w:r w:rsidR="00E2199F">
        <w:rPr>
          <w:rFonts w:ascii="DFKai-SB" w:eastAsia="DFKai-SB" w:hAnsi="DFKai-SB"/>
          <w:lang w:eastAsia="zh-TW"/>
        </w:rPr>
        <w:t>，二一學生捕捉率也</w:t>
      </w:r>
      <w:r w:rsidR="004416AA" w:rsidRPr="00FD6110">
        <w:rPr>
          <w:rFonts w:ascii="DFKai-SB" w:eastAsia="DFKai-SB" w:hAnsi="DFKai-SB"/>
          <w:lang w:eastAsia="zh-TW"/>
        </w:rPr>
        <w:t>高達</w:t>
      </w:r>
      <w:r w:rsidR="00361701">
        <w:rPr>
          <w:rFonts w:ascii="DFKai-SB" w:eastAsia="DFKai-SB" w:hAnsi="DFKai-SB"/>
          <w:lang w:eastAsia="zh-TW"/>
        </w:rPr>
        <w:t>0.81</w:t>
      </w:r>
      <w:r w:rsidR="004416AA" w:rsidRPr="00FD6110">
        <w:rPr>
          <w:rFonts w:ascii="DFKai-SB" w:eastAsia="DFKai-SB" w:hAnsi="DFKai-SB"/>
          <w:lang w:eastAsia="zh-TW"/>
        </w:rPr>
        <w:t>，</w:t>
      </w:r>
      <w:r w:rsidR="00AF3E3F">
        <w:rPr>
          <w:rFonts w:ascii="DFKai-SB" w:eastAsia="DFKai-SB" w:hAnsi="DFKai-SB"/>
          <w:lang w:eastAsia="zh-TW"/>
        </w:rPr>
        <w:t>皆比基礎模型預測的效果來得好</w:t>
      </w:r>
      <w:r w:rsidR="00AF3E3F">
        <w:rPr>
          <w:rFonts w:ascii="DFKai-SB" w:eastAsia="DFKai-SB" w:hAnsi="DFKai-SB" w:hint="eastAsia"/>
          <w:lang w:eastAsia="zh-TW"/>
        </w:rPr>
        <w:t>。</w:t>
      </w:r>
    </w:p>
    <w:p w14:paraId="27E3481D" w14:textId="70A327E6" w:rsidR="00CD6C8D" w:rsidRDefault="00AF3E3F" w:rsidP="004416AA">
      <w:pPr>
        <w:pStyle w:val="BodyText"/>
        <w:spacing w:line="360" w:lineRule="auto"/>
        <w:ind w:firstLineChars="200" w:firstLine="480"/>
        <w:rPr>
          <w:rFonts w:ascii="DFKai-SB" w:eastAsia="DFKai-SB" w:hAnsi="DFKai-SB"/>
          <w:lang w:eastAsia="zh-TW"/>
        </w:rPr>
      </w:pPr>
      <w:r>
        <w:rPr>
          <w:rFonts w:ascii="DFKai-SB" w:eastAsia="DFKai-SB" w:hAnsi="DFKai-SB" w:hint="eastAsia"/>
          <w:lang w:eastAsia="zh-TW"/>
        </w:rPr>
        <w:t>在隨機森林模型</w:t>
      </w:r>
      <w:r>
        <w:rPr>
          <w:rFonts w:ascii="DFKai-SB" w:eastAsia="DFKai-SB" w:hAnsi="DFKai-SB"/>
          <w:lang w:eastAsia="zh-TW"/>
        </w:rPr>
        <w:t>中，</w:t>
      </w:r>
      <w:r w:rsidR="0007461A">
        <w:rPr>
          <w:rFonts w:ascii="DFKai-SB" w:eastAsia="DFKai-SB" w:hAnsi="DFKai-SB"/>
          <w:lang w:eastAsia="zh-TW"/>
        </w:rPr>
        <w:t>實際被二一的同學，</w:t>
      </w:r>
      <w:r w:rsidR="004416AA" w:rsidRPr="00FD6110">
        <w:rPr>
          <w:rFonts w:ascii="DFKai-SB" w:eastAsia="DFKai-SB" w:hAnsi="DFKai-SB"/>
          <w:lang w:eastAsia="zh-TW"/>
        </w:rPr>
        <w:t>模型可以成功預測出</w:t>
      </w:r>
      <w:r w:rsidR="000A3FA1">
        <w:rPr>
          <w:rFonts w:ascii="DFKai-SB" w:eastAsia="DFKai-SB" w:hAnsi="DFKai-SB"/>
          <w:lang w:eastAsia="zh-TW"/>
        </w:rPr>
        <w:t>他</w:t>
      </w:r>
      <w:r w:rsidR="004416AA" w:rsidRPr="00FD6110">
        <w:rPr>
          <w:rFonts w:ascii="DFKai-SB" w:eastAsia="DFKai-SB" w:hAnsi="DFKai-SB"/>
          <w:lang w:eastAsia="zh-TW"/>
        </w:rPr>
        <w:t>被二一的比例高達</w:t>
      </w:r>
      <w:r w:rsidR="00064E63">
        <w:rPr>
          <w:rFonts w:ascii="DFKai-SB" w:eastAsia="DFKai-SB" w:hAnsi="DFKai-SB"/>
          <w:lang w:eastAsia="zh-TW"/>
        </w:rPr>
        <w:t>81</w:t>
      </w:r>
      <w:r w:rsidR="004416AA" w:rsidRPr="00FD6110">
        <w:rPr>
          <w:rFonts w:ascii="DFKai-SB" w:eastAsia="DFKai-SB" w:hAnsi="DFKai-SB"/>
          <w:lang w:eastAsia="zh-TW"/>
        </w:rPr>
        <w:t>%</w:t>
      </w:r>
      <w:r w:rsidR="00CD6C8D">
        <w:rPr>
          <w:rFonts w:ascii="DFKai-SB" w:eastAsia="DFKai-SB" w:hAnsi="DFKai-SB"/>
          <w:lang w:eastAsia="zh-TW"/>
        </w:rPr>
        <w:t>左右，綜合以上本模型在於預測學生被二一有著很好的預測效果</w:t>
      </w:r>
      <w:r w:rsidR="00157CC5">
        <w:rPr>
          <w:rFonts w:ascii="DFKai-SB" w:eastAsia="DFKai-SB" w:hAnsi="DFKai-SB" w:hint="eastAsia"/>
          <w:lang w:eastAsia="zh-TW"/>
        </w:rPr>
        <w:t>。</w:t>
      </w:r>
    </w:p>
    <w:p w14:paraId="2707DB55" w14:textId="77777777" w:rsidR="00842B8E" w:rsidRDefault="00842B8E" w:rsidP="004416AA">
      <w:pPr>
        <w:pStyle w:val="BodyText"/>
        <w:spacing w:line="360" w:lineRule="auto"/>
        <w:ind w:firstLineChars="200" w:firstLine="480"/>
        <w:rPr>
          <w:rFonts w:ascii="DFKai-SB" w:eastAsia="DFKai-SB" w:hAnsi="DFKai-SB"/>
          <w:lang w:eastAsia="zh-TW"/>
        </w:rPr>
      </w:pPr>
    </w:p>
    <w:p w14:paraId="302427E2" w14:textId="77777777" w:rsidR="001F77A7" w:rsidRDefault="001F77A7" w:rsidP="004416AA">
      <w:pPr>
        <w:pStyle w:val="BodyText"/>
        <w:spacing w:line="360" w:lineRule="auto"/>
        <w:ind w:firstLineChars="200" w:firstLine="480"/>
        <w:rPr>
          <w:rFonts w:ascii="DFKai-SB" w:eastAsia="DFKai-SB" w:hAnsi="DFKai-SB"/>
          <w:lang w:eastAsia="zh-TW"/>
        </w:rPr>
      </w:pPr>
    </w:p>
    <w:p w14:paraId="761AE243" w14:textId="77DF4F6A" w:rsidR="001F77A7" w:rsidRPr="00FD6110" w:rsidRDefault="001F77A7" w:rsidP="009E4620">
      <w:pPr>
        <w:pStyle w:val="BodyText"/>
        <w:spacing w:line="360" w:lineRule="auto"/>
        <w:ind w:firstLineChars="200" w:firstLine="480"/>
        <w:jc w:val="center"/>
        <w:rPr>
          <w:rFonts w:ascii="DFKai-SB" w:eastAsia="DFKai-SB" w:hAnsi="DFKai-SB"/>
        </w:rPr>
      </w:pPr>
      <w:bookmarkStart w:id="84" w:name="_Toc14353986"/>
      <w:proofErr w:type="spellStart"/>
      <w:r w:rsidRPr="00D15C4D">
        <w:rPr>
          <w:rFonts w:ascii="DFKai-SB" w:eastAsia="DFKai-SB" w:hAnsi="DFKai-SB" w:hint="eastAsia"/>
        </w:rPr>
        <w:lastRenderedPageBreak/>
        <w:t>表格</w:t>
      </w:r>
      <w:proofErr w:type="spellEnd"/>
      <w:r w:rsidRPr="00D15C4D">
        <w:rPr>
          <w:rFonts w:ascii="DFKai-SB" w:eastAsia="DFKai-SB" w:hAnsi="DFKai-SB" w:hint="eastAsia"/>
        </w:rPr>
        <w:t xml:space="preserve"> </w:t>
      </w:r>
      <w:r w:rsidR="00947C2D">
        <w:rPr>
          <w:rFonts w:ascii="DFKai-SB" w:eastAsia="DFKai-SB" w:hAnsi="DFKai-SB"/>
        </w:rPr>
        <w:t>4-</w:t>
      </w:r>
      <w:r w:rsidR="00161045">
        <w:rPr>
          <w:rFonts w:ascii="DFKai-SB" w:eastAsia="DFKai-SB" w:hAnsi="DFKai-SB"/>
        </w:rPr>
        <w:t>1</w:t>
      </w:r>
      <w:r>
        <w:rPr>
          <w:rFonts w:ascii="DFKai-SB" w:eastAsia="DFKai-SB" w:hAnsi="DFKai-SB"/>
          <w:lang w:eastAsia="zh-TW"/>
        </w:rPr>
        <w:t>：混淆矩陣</w:t>
      </w:r>
      <w:bookmarkEnd w:id="84"/>
      <w:r w:rsidR="00446E80">
        <w:rPr>
          <w:rFonts w:ascii="DFKai-SB" w:eastAsia="DFKai-SB" w:hAnsi="DFKai-SB"/>
          <w:lang w:eastAsia="zh-TW"/>
        </w:rPr>
        <w:t>比較</w:t>
      </w:r>
    </w:p>
    <w:tbl>
      <w:tblPr>
        <w:tblStyle w:val="TableGrid"/>
        <w:tblW w:w="4235" w:type="dxa"/>
        <w:jc w:val="center"/>
        <w:tblLook w:val="04A0" w:firstRow="1" w:lastRow="0" w:firstColumn="1" w:lastColumn="0" w:noHBand="0" w:noVBand="1"/>
      </w:tblPr>
      <w:tblGrid>
        <w:gridCol w:w="1022"/>
        <w:gridCol w:w="859"/>
        <w:gridCol w:w="836"/>
        <w:gridCol w:w="687"/>
        <w:gridCol w:w="831"/>
      </w:tblGrid>
      <w:tr w:rsidR="00960E3F" w14:paraId="7BBDFA1C" w14:textId="77777777" w:rsidTr="00960E3F">
        <w:trPr>
          <w:trHeight w:val="394"/>
          <w:jc w:val="center"/>
        </w:trPr>
        <w:tc>
          <w:tcPr>
            <w:tcW w:w="1022" w:type="dxa"/>
            <w:tcBorders>
              <w:bottom w:val="single" w:sz="4" w:space="0" w:color="auto"/>
            </w:tcBorders>
            <w:vAlign w:val="center"/>
          </w:tcPr>
          <w:p w14:paraId="047B5834" w14:textId="77777777" w:rsidR="00960E3F" w:rsidRPr="00FD38B4" w:rsidRDefault="00960E3F" w:rsidP="00FE1A48">
            <w:pPr>
              <w:rPr>
                <w:sz w:val="20"/>
                <w:szCs w:val="20"/>
              </w:rPr>
            </w:pPr>
          </w:p>
        </w:tc>
        <w:tc>
          <w:tcPr>
            <w:tcW w:w="1695" w:type="dxa"/>
            <w:gridSpan w:val="2"/>
            <w:vAlign w:val="center"/>
          </w:tcPr>
          <w:p w14:paraId="0AF36BBB" w14:textId="2F10315E" w:rsidR="00960E3F" w:rsidRDefault="0013487C" w:rsidP="00FE1A48">
            <w:pPr>
              <w:jc w:val="center"/>
              <w:rPr>
                <w:sz w:val="20"/>
                <w:szCs w:val="20"/>
              </w:rPr>
            </w:pPr>
            <w:r>
              <w:rPr>
                <w:sz w:val="20"/>
                <w:szCs w:val="20"/>
              </w:rPr>
              <w:t>羅吉斯</w:t>
            </w:r>
            <w:r>
              <w:rPr>
                <w:rFonts w:hint="eastAsia"/>
                <w:sz w:val="20"/>
                <w:szCs w:val="20"/>
              </w:rPr>
              <w:t>迴</w:t>
            </w:r>
            <w:r w:rsidR="00960E3F" w:rsidRPr="00FD38B4">
              <w:rPr>
                <w:sz w:val="20"/>
                <w:szCs w:val="20"/>
              </w:rPr>
              <w:t>歸</w:t>
            </w:r>
          </w:p>
          <w:p w14:paraId="3778982F" w14:textId="77777777" w:rsidR="00960E3F" w:rsidRPr="00FD38B4" w:rsidRDefault="00960E3F" w:rsidP="00FE1A48">
            <w:pPr>
              <w:jc w:val="center"/>
              <w:rPr>
                <w:sz w:val="20"/>
                <w:szCs w:val="20"/>
              </w:rPr>
            </w:pPr>
            <w:r>
              <w:rPr>
                <w:sz w:val="20"/>
                <w:szCs w:val="20"/>
              </w:rPr>
              <w:t>（單一變數）</w:t>
            </w:r>
          </w:p>
        </w:tc>
        <w:tc>
          <w:tcPr>
            <w:tcW w:w="1518" w:type="dxa"/>
            <w:gridSpan w:val="2"/>
            <w:vAlign w:val="center"/>
          </w:tcPr>
          <w:p w14:paraId="23404D0B" w14:textId="77777777" w:rsidR="00960E3F" w:rsidRPr="00FD38B4" w:rsidRDefault="00960E3F" w:rsidP="00FE1A48">
            <w:pPr>
              <w:jc w:val="center"/>
              <w:rPr>
                <w:sz w:val="20"/>
                <w:szCs w:val="20"/>
              </w:rPr>
            </w:pPr>
            <w:r>
              <w:rPr>
                <w:sz w:val="20"/>
                <w:szCs w:val="20"/>
              </w:rPr>
              <w:t>隨機森林</w:t>
            </w:r>
          </w:p>
        </w:tc>
      </w:tr>
      <w:tr w:rsidR="00960E3F" w14:paraId="0E241322" w14:textId="77777777" w:rsidTr="00960E3F">
        <w:trPr>
          <w:trHeight w:val="737"/>
          <w:jc w:val="center"/>
        </w:trPr>
        <w:tc>
          <w:tcPr>
            <w:tcW w:w="1022" w:type="dxa"/>
            <w:tcBorders>
              <w:tl2br w:val="single" w:sz="4" w:space="0" w:color="auto"/>
            </w:tcBorders>
            <w:vAlign w:val="center"/>
          </w:tcPr>
          <w:p w14:paraId="4230EE1F" w14:textId="4576E2AD" w:rsidR="00960E3F" w:rsidRPr="00FD38B4" w:rsidRDefault="00960E3F" w:rsidP="00FE1A48">
            <w:pPr>
              <w:rPr>
                <w:sz w:val="20"/>
                <w:szCs w:val="20"/>
              </w:rPr>
            </w:pPr>
            <w:r>
              <w:rPr>
                <w:sz w:val="20"/>
                <w:szCs w:val="20"/>
              </w:rPr>
              <w:t xml:space="preserve"> </w:t>
            </w:r>
            <w:r w:rsidRPr="00FD38B4">
              <w:rPr>
                <w:sz w:val="20"/>
                <w:szCs w:val="20"/>
              </w:rPr>
              <w:t xml:space="preserve"> </w:t>
            </w:r>
            <w:r>
              <w:rPr>
                <w:sz w:val="20"/>
                <w:szCs w:val="20"/>
              </w:rPr>
              <w:t xml:space="preserve">       </w:t>
            </w:r>
            <w:r w:rsidRPr="00FD38B4">
              <w:rPr>
                <w:sz w:val="20"/>
                <w:szCs w:val="20"/>
              </w:rPr>
              <w:t>實際</w:t>
            </w:r>
          </w:p>
          <w:p w14:paraId="6A2BEF1B" w14:textId="77777777" w:rsidR="00960E3F" w:rsidRPr="00FD38B4" w:rsidRDefault="00960E3F" w:rsidP="00FE1A48">
            <w:pPr>
              <w:rPr>
                <w:sz w:val="20"/>
                <w:szCs w:val="20"/>
              </w:rPr>
            </w:pPr>
            <w:r w:rsidRPr="00FD38B4">
              <w:rPr>
                <w:sz w:val="20"/>
                <w:szCs w:val="20"/>
              </w:rPr>
              <w:t>預測</w:t>
            </w:r>
          </w:p>
        </w:tc>
        <w:tc>
          <w:tcPr>
            <w:tcW w:w="859" w:type="dxa"/>
            <w:vAlign w:val="center"/>
          </w:tcPr>
          <w:p w14:paraId="3280C277" w14:textId="77777777" w:rsidR="00960E3F" w:rsidRPr="00FD38B4" w:rsidRDefault="00960E3F" w:rsidP="00FE1A48">
            <w:pPr>
              <w:jc w:val="center"/>
              <w:rPr>
                <w:sz w:val="20"/>
                <w:szCs w:val="20"/>
              </w:rPr>
            </w:pPr>
            <w:r w:rsidRPr="00FD38B4">
              <w:rPr>
                <w:sz w:val="20"/>
                <w:szCs w:val="20"/>
              </w:rPr>
              <w:t>二一</w:t>
            </w:r>
          </w:p>
        </w:tc>
        <w:tc>
          <w:tcPr>
            <w:tcW w:w="836" w:type="dxa"/>
            <w:vAlign w:val="center"/>
          </w:tcPr>
          <w:p w14:paraId="10B1190A" w14:textId="77777777" w:rsidR="00960E3F" w:rsidRPr="00FD38B4" w:rsidRDefault="00960E3F" w:rsidP="00FE1A48">
            <w:pPr>
              <w:jc w:val="center"/>
              <w:rPr>
                <w:sz w:val="20"/>
                <w:szCs w:val="20"/>
              </w:rPr>
            </w:pPr>
            <w:r w:rsidRPr="00FD38B4">
              <w:rPr>
                <w:sz w:val="20"/>
                <w:szCs w:val="20"/>
              </w:rPr>
              <w:t>沒二一</w:t>
            </w:r>
          </w:p>
        </w:tc>
        <w:tc>
          <w:tcPr>
            <w:tcW w:w="687" w:type="dxa"/>
            <w:vAlign w:val="center"/>
          </w:tcPr>
          <w:p w14:paraId="01C40DA4" w14:textId="77777777" w:rsidR="00960E3F" w:rsidRPr="00FD38B4" w:rsidRDefault="00960E3F" w:rsidP="00FE1A48">
            <w:pPr>
              <w:jc w:val="center"/>
              <w:rPr>
                <w:sz w:val="20"/>
                <w:szCs w:val="20"/>
              </w:rPr>
            </w:pPr>
            <w:r w:rsidRPr="00FD38B4">
              <w:rPr>
                <w:sz w:val="20"/>
                <w:szCs w:val="20"/>
              </w:rPr>
              <w:t>二一</w:t>
            </w:r>
          </w:p>
        </w:tc>
        <w:tc>
          <w:tcPr>
            <w:tcW w:w="831" w:type="dxa"/>
            <w:vAlign w:val="center"/>
          </w:tcPr>
          <w:p w14:paraId="594BEB4C" w14:textId="77777777" w:rsidR="00960E3F" w:rsidRPr="00FD38B4" w:rsidRDefault="00960E3F" w:rsidP="00FE1A48">
            <w:pPr>
              <w:jc w:val="center"/>
              <w:rPr>
                <w:sz w:val="20"/>
                <w:szCs w:val="20"/>
              </w:rPr>
            </w:pPr>
            <w:r w:rsidRPr="00FD38B4">
              <w:rPr>
                <w:rFonts w:hint="eastAsia"/>
                <w:sz w:val="20"/>
                <w:szCs w:val="20"/>
              </w:rPr>
              <w:t>沒</w:t>
            </w:r>
            <w:r w:rsidRPr="00FD38B4">
              <w:rPr>
                <w:sz w:val="20"/>
                <w:szCs w:val="20"/>
              </w:rPr>
              <w:t>二一</w:t>
            </w:r>
          </w:p>
        </w:tc>
      </w:tr>
      <w:tr w:rsidR="00960E3F" w14:paraId="01D7965D" w14:textId="77777777" w:rsidTr="0061456B">
        <w:trPr>
          <w:trHeight w:val="406"/>
          <w:jc w:val="center"/>
        </w:trPr>
        <w:tc>
          <w:tcPr>
            <w:tcW w:w="1022" w:type="dxa"/>
          </w:tcPr>
          <w:p w14:paraId="18FEC51D" w14:textId="77777777" w:rsidR="00960E3F" w:rsidRPr="00FD38B4" w:rsidRDefault="00960E3F" w:rsidP="00FE1A48">
            <w:pPr>
              <w:rPr>
                <w:sz w:val="20"/>
                <w:szCs w:val="20"/>
              </w:rPr>
            </w:pPr>
            <w:r w:rsidRPr="00FD38B4">
              <w:rPr>
                <w:sz w:val="20"/>
                <w:szCs w:val="20"/>
              </w:rPr>
              <w:t>二一</w:t>
            </w:r>
          </w:p>
        </w:tc>
        <w:tc>
          <w:tcPr>
            <w:tcW w:w="859" w:type="dxa"/>
            <w:vAlign w:val="center"/>
          </w:tcPr>
          <w:p w14:paraId="00DCA123" w14:textId="77777777" w:rsidR="00960E3F" w:rsidRPr="00FD38B4" w:rsidRDefault="00960E3F" w:rsidP="00FE1A48">
            <w:pPr>
              <w:jc w:val="center"/>
              <w:rPr>
                <w:sz w:val="20"/>
                <w:szCs w:val="20"/>
              </w:rPr>
            </w:pPr>
            <w:r w:rsidRPr="00402433">
              <w:rPr>
                <w:sz w:val="20"/>
                <w:szCs w:val="20"/>
              </w:rPr>
              <w:t>149</w:t>
            </w:r>
          </w:p>
        </w:tc>
        <w:tc>
          <w:tcPr>
            <w:tcW w:w="836" w:type="dxa"/>
            <w:vAlign w:val="center"/>
          </w:tcPr>
          <w:p w14:paraId="2B1E66A6" w14:textId="77777777" w:rsidR="00960E3F" w:rsidRPr="00FD38B4" w:rsidRDefault="00960E3F" w:rsidP="00FE1A48">
            <w:pPr>
              <w:jc w:val="center"/>
              <w:rPr>
                <w:sz w:val="20"/>
                <w:szCs w:val="20"/>
              </w:rPr>
            </w:pPr>
            <w:r w:rsidRPr="00402433">
              <w:rPr>
                <w:sz w:val="20"/>
                <w:szCs w:val="20"/>
              </w:rPr>
              <w:t>1788</w:t>
            </w:r>
          </w:p>
        </w:tc>
        <w:tc>
          <w:tcPr>
            <w:tcW w:w="687" w:type="dxa"/>
            <w:vAlign w:val="center"/>
          </w:tcPr>
          <w:p w14:paraId="6FC434A0" w14:textId="77777777" w:rsidR="00960E3F" w:rsidRPr="00FD38B4" w:rsidRDefault="00960E3F" w:rsidP="00FE1A48">
            <w:pPr>
              <w:jc w:val="center"/>
              <w:rPr>
                <w:sz w:val="20"/>
                <w:szCs w:val="20"/>
              </w:rPr>
            </w:pPr>
            <w:r w:rsidRPr="00080779">
              <w:rPr>
                <w:sz w:val="20"/>
                <w:szCs w:val="20"/>
              </w:rPr>
              <w:t>151</w:t>
            </w:r>
          </w:p>
        </w:tc>
        <w:tc>
          <w:tcPr>
            <w:tcW w:w="831" w:type="dxa"/>
            <w:vAlign w:val="center"/>
          </w:tcPr>
          <w:p w14:paraId="5523D2F0" w14:textId="77777777" w:rsidR="00960E3F" w:rsidRPr="00FD38B4" w:rsidRDefault="00960E3F" w:rsidP="00FE1A48">
            <w:pPr>
              <w:jc w:val="center"/>
              <w:rPr>
                <w:sz w:val="20"/>
                <w:szCs w:val="20"/>
              </w:rPr>
            </w:pPr>
            <w:r w:rsidRPr="00080779">
              <w:rPr>
                <w:sz w:val="20"/>
                <w:szCs w:val="20"/>
              </w:rPr>
              <w:t>1682</w:t>
            </w:r>
          </w:p>
        </w:tc>
      </w:tr>
      <w:tr w:rsidR="00960E3F" w14:paraId="620A6FFB" w14:textId="77777777" w:rsidTr="0061456B">
        <w:trPr>
          <w:trHeight w:val="369"/>
          <w:jc w:val="center"/>
        </w:trPr>
        <w:tc>
          <w:tcPr>
            <w:tcW w:w="1022" w:type="dxa"/>
          </w:tcPr>
          <w:p w14:paraId="46B029F4" w14:textId="77777777" w:rsidR="00960E3F" w:rsidRPr="00FD38B4" w:rsidRDefault="00960E3F" w:rsidP="00FE1A48">
            <w:pPr>
              <w:rPr>
                <w:sz w:val="20"/>
                <w:szCs w:val="20"/>
              </w:rPr>
            </w:pPr>
            <w:r>
              <w:rPr>
                <w:sz w:val="20"/>
                <w:szCs w:val="20"/>
              </w:rPr>
              <w:t>沒</w:t>
            </w:r>
            <w:r w:rsidRPr="00FD38B4">
              <w:rPr>
                <w:sz w:val="20"/>
                <w:szCs w:val="20"/>
              </w:rPr>
              <w:t>二一</w:t>
            </w:r>
          </w:p>
        </w:tc>
        <w:tc>
          <w:tcPr>
            <w:tcW w:w="859" w:type="dxa"/>
            <w:vAlign w:val="center"/>
          </w:tcPr>
          <w:p w14:paraId="6F464A02" w14:textId="77777777" w:rsidR="00960E3F" w:rsidRPr="00FD38B4" w:rsidRDefault="00960E3F" w:rsidP="00FE1A48">
            <w:pPr>
              <w:jc w:val="center"/>
              <w:rPr>
                <w:sz w:val="20"/>
                <w:szCs w:val="20"/>
              </w:rPr>
            </w:pPr>
            <w:r w:rsidRPr="00402433">
              <w:rPr>
                <w:sz w:val="20"/>
                <w:szCs w:val="20"/>
              </w:rPr>
              <w:t>37</w:t>
            </w:r>
          </w:p>
        </w:tc>
        <w:tc>
          <w:tcPr>
            <w:tcW w:w="836" w:type="dxa"/>
            <w:vAlign w:val="center"/>
          </w:tcPr>
          <w:p w14:paraId="769233CC" w14:textId="77777777" w:rsidR="00960E3F" w:rsidRPr="00FD38B4" w:rsidRDefault="00960E3F" w:rsidP="00FE1A48">
            <w:pPr>
              <w:jc w:val="center"/>
              <w:rPr>
                <w:sz w:val="20"/>
                <w:szCs w:val="20"/>
              </w:rPr>
            </w:pPr>
            <w:r w:rsidRPr="00402433">
              <w:rPr>
                <w:sz w:val="20"/>
                <w:szCs w:val="20"/>
              </w:rPr>
              <w:t>8704</w:t>
            </w:r>
          </w:p>
        </w:tc>
        <w:tc>
          <w:tcPr>
            <w:tcW w:w="687" w:type="dxa"/>
            <w:vAlign w:val="center"/>
          </w:tcPr>
          <w:p w14:paraId="083F534E" w14:textId="77777777" w:rsidR="00960E3F" w:rsidRPr="00FD38B4" w:rsidRDefault="00960E3F" w:rsidP="00FE1A48">
            <w:pPr>
              <w:jc w:val="center"/>
              <w:rPr>
                <w:sz w:val="20"/>
                <w:szCs w:val="20"/>
              </w:rPr>
            </w:pPr>
            <w:r w:rsidRPr="00080779">
              <w:rPr>
                <w:sz w:val="20"/>
                <w:szCs w:val="20"/>
              </w:rPr>
              <w:t>35</w:t>
            </w:r>
          </w:p>
        </w:tc>
        <w:tc>
          <w:tcPr>
            <w:tcW w:w="831" w:type="dxa"/>
            <w:vAlign w:val="center"/>
          </w:tcPr>
          <w:p w14:paraId="006B79E2" w14:textId="77777777" w:rsidR="00960E3F" w:rsidRPr="00FD38B4" w:rsidRDefault="00960E3F" w:rsidP="00FE1A48">
            <w:pPr>
              <w:jc w:val="center"/>
              <w:rPr>
                <w:sz w:val="20"/>
                <w:szCs w:val="20"/>
              </w:rPr>
            </w:pPr>
            <w:r w:rsidRPr="00080779">
              <w:rPr>
                <w:sz w:val="20"/>
                <w:szCs w:val="20"/>
              </w:rPr>
              <w:t>8810</w:t>
            </w:r>
          </w:p>
        </w:tc>
      </w:tr>
    </w:tbl>
    <w:p w14:paraId="76651319" w14:textId="77777777" w:rsidR="00453859" w:rsidRDefault="00453859" w:rsidP="00EA0290">
      <w:pPr>
        <w:pStyle w:val="BodyText"/>
        <w:spacing w:line="360" w:lineRule="auto"/>
        <w:ind w:firstLineChars="200" w:firstLine="480"/>
        <w:rPr>
          <w:rFonts w:ascii="DFKai-SB" w:eastAsia="DFKai-SB" w:hAnsi="DFKai-SB"/>
        </w:rPr>
      </w:pPr>
    </w:p>
    <w:p w14:paraId="1E9A9714" w14:textId="1A0717B7" w:rsidR="00453859" w:rsidRDefault="004D0926" w:rsidP="00FF7ED1">
      <w:pPr>
        <w:pStyle w:val="Heading2"/>
        <w:rPr>
          <w:rFonts w:ascii="DFKai-SB" w:eastAsia="DFKai-SB" w:hAnsi="DFKai-SB"/>
        </w:rPr>
      </w:pPr>
      <w:r>
        <w:rPr>
          <w:rFonts w:ascii="DFKai-SB" w:eastAsia="DFKai-SB" w:hAnsi="DFKai-SB"/>
        </w:rPr>
        <w:t xml:space="preserve"> </w:t>
      </w:r>
      <w:bookmarkStart w:id="85" w:name="_Toc14374345"/>
      <w:proofErr w:type="spellStart"/>
      <w:r>
        <w:rPr>
          <w:rFonts w:ascii="DFKai-SB" w:eastAsia="DFKai-SB" w:hAnsi="DFKai-SB"/>
        </w:rPr>
        <w:t>過度</w:t>
      </w:r>
      <w:r w:rsidR="00453859">
        <w:rPr>
          <w:rFonts w:ascii="DFKai-SB" w:eastAsia="DFKai-SB" w:hAnsi="DFKai-SB"/>
        </w:rPr>
        <w:t>擬合討論</w:t>
      </w:r>
      <w:bookmarkEnd w:id="85"/>
      <w:proofErr w:type="spellEnd"/>
    </w:p>
    <w:p w14:paraId="1D257C75" w14:textId="106CEC56" w:rsidR="004D0926" w:rsidRPr="005014C2" w:rsidRDefault="004D0926" w:rsidP="004D0926">
      <w:pPr>
        <w:pStyle w:val="BodyText"/>
        <w:spacing w:line="360" w:lineRule="auto"/>
        <w:ind w:firstLineChars="200" w:firstLine="480"/>
        <w:rPr>
          <w:rFonts w:ascii="DFKai-SB" w:eastAsia="DFKai-SB" w:hAnsi="DFKai-SB"/>
          <w:lang w:eastAsia="zh-TW"/>
        </w:rPr>
      </w:pPr>
      <w:r w:rsidRPr="00FD6110">
        <w:rPr>
          <w:rFonts w:ascii="DFKai-SB" w:eastAsia="DFKai-SB" w:hAnsi="DFKai-SB"/>
          <w:lang w:eastAsia="zh-TW"/>
        </w:rPr>
        <w:t>本</w:t>
      </w:r>
      <w:r w:rsidR="005014C2">
        <w:rPr>
          <w:rFonts w:ascii="DFKai-SB" w:eastAsia="DFKai-SB" w:hAnsi="DFKai-SB"/>
          <w:lang w:eastAsia="zh-TW"/>
        </w:rPr>
        <w:t xml:space="preserve">節探討各模型過度擬合(over fitting) </w:t>
      </w:r>
      <w:r w:rsidR="005014C2">
        <w:rPr>
          <w:rFonts w:ascii="DFKai-SB" w:eastAsia="DFKai-SB" w:hAnsi="DFKai-SB" w:hint="eastAsia"/>
          <w:lang w:eastAsia="zh-TW"/>
        </w:rPr>
        <w:t>的問題</w:t>
      </w:r>
      <w:r w:rsidRPr="00FD6110">
        <w:rPr>
          <w:rFonts w:ascii="DFKai-SB" w:eastAsia="DFKai-SB" w:hAnsi="DFKai-SB"/>
          <w:lang w:eastAsia="zh-TW"/>
        </w:rPr>
        <w:t>，</w:t>
      </w:r>
      <w:r w:rsidR="005014C2">
        <w:rPr>
          <w:rFonts w:ascii="DFKai-SB" w:eastAsia="DFKai-SB" w:hAnsi="DFKai-SB"/>
          <w:lang w:eastAsia="zh-TW"/>
        </w:rPr>
        <w:t>在模型訓練過程中會使用10折交叉驗證集的方式訓練，</w:t>
      </w:r>
      <w:r w:rsidR="00502B7F">
        <w:rPr>
          <w:rFonts w:ascii="DFKai-SB" w:eastAsia="DFKai-SB" w:hAnsi="DFKai-SB" w:hint="eastAsia"/>
          <w:lang w:eastAsia="zh-TW"/>
        </w:rPr>
        <w:t>以</w:t>
      </w:r>
      <w:r w:rsidR="005014C2">
        <w:rPr>
          <w:rFonts w:ascii="DFKai-SB" w:eastAsia="DFKai-SB" w:hAnsi="DFKai-SB"/>
          <w:lang w:eastAsia="zh-TW"/>
        </w:rPr>
        <w:t>防止過度擬合</w:t>
      </w:r>
      <w:r w:rsidR="00087763">
        <w:rPr>
          <w:rFonts w:ascii="DFKai-SB" w:eastAsia="DFKai-SB" w:hAnsi="DFKai-SB"/>
          <w:lang w:eastAsia="zh-TW"/>
        </w:rPr>
        <w:t>，且</w:t>
      </w:r>
      <w:r w:rsidR="00BD200F">
        <w:rPr>
          <w:rFonts w:ascii="DFKai-SB" w:eastAsia="DFKai-SB" w:hAnsi="DFKai-SB"/>
          <w:lang w:eastAsia="zh-TW"/>
        </w:rPr>
        <w:t>隨機森林</w:t>
      </w:r>
      <w:r w:rsidR="00516837">
        <w:rPr>
          <w:rFonts w:ascii="DFKai-SB" w:eastAsia="DFKai-SB" w:hAnsi="DFKai-SB"/>
          <w:lang w:eastAsia="zh-TW"/>
        </w:rPr>
        <w:t>造</w:t>
      </w:r>
      <w:r w:rsidR="00E10BB8">
        <w:rPr>
          <w:rFonts w:ascii="DFKai-SB" w:eastAsia="DFKai-SB" w:hAnsi="DFKai-SB"/>
          <w:lang w:eastAsia="zh-TW"/>
        </w:rPr>
        <w:t>樹時，</w:t>
      </w:r>
      <w:r w:rsidR="00502B7F">
        <w:rPr>
          <w:rFonts w:ascii="DFKai-SB" w:eastAsia="DFKai-SB" w:hAnsi="DFKai-SB"/>
          <w:lang w:eastAsia="zh-TW"/>
        </w:rPr>
        <w:t>也</w:t>
      </w:r>
      <w:r w:rsidR="00E10BB8">
        <w:rPr>
          <w:rFonts w:ascii="DFKai-SB" w:eastAsia="DFKai-SB" w:hAnsi="DFKai-SB"/>
          <w:lang w:eastAsia="zh-TW"/>
        </w:rPr>
        <w:t>會以Bagging的方式產生</w:t>
      </w:r>
      <w:r w:rsidR="00FC0497">
        <w:rPr>
          <w:rFonts w:ascii="DFKai-SB" w:eastAsia="DFKai-SB" w:hAnsi="DFKai-SB"/>
          <w:lang w:eastAsia="zh-TW"/>
        </w:rPr>
        <w:t>不同的個體</w:t>
      </w:r>
      <w:r w:rsidR="00E10BB8">
        <w:rPr>
          <w:rFonts w:ascii="DFKai-SB" w:eastAsia="DFKai-SB" w:hAnsi="DFKai-SB"/>
          <w:lang w:eastAsia="zh-TW"/>
        </w:rPr>
        <w:t>，</w:t>
      </w:r>
      <w:r w:rsidR="00544AEA">
        <w:rPr>
          <w:rFonts w:ascii="DFKai-SB" w:eastAsia="DFKai-SB" w:hAnsi="DFKai-SB"/>
          <w:lang w:eastAsia="zh-TW"/>
        </w:rPr>
        <w:t>也</w:t>
      </w:r>
      <w:r w:rsidR="008A087B">
        <w:rPr>
          <w:rFonts w:ascii="DFKai-SB" w:eastAsia="DFKai-SB" w:hAnsi="DFKai-SB"/>
          <w:lang w:eastAsia="zh-TW"/>
        </w:rPr>
        <w:t>可以有效的防止過度擬合</w:t>
      </w:r>
      <w:r w:rsidR="0073625B">
        <w:rPr>
          <w:rFonts w:ascii="DFKai-SB" w:eastAsia="DFKai-SB" w:hAnsi="DFKai-SB"/>
          <w:lang w:eastAsia="zh-TW"/>
        </w:rPr>
        <w:t>的問題</w:t>
      </w:r>
      <w:r w:rsidR="00145C2C">
        <w:rPr>
          <w:rFonts w:ascii="DFKai-SB" w:eastAsia="DFKai-SB" w:hAnsi="DFKai-SB"/>
          <w:lang w:eastAsia="zh-TW"/>
        </w:rPr>
        <w:t>。</w:t>
      </w:r>
    </w:p>
    <w:p w14:paraId="1C21FBF0" w14:textId="110AA68B" w:rsidR="00AF7889" w:rsidRPr="00F071B0" w:rsidRDefault="00451DC1" w:rsidP="00451DC1">
      <w:pPr>
        <w:pStyle w:val="Heading1"/>
        <w:jc w:val="center"/>
        <w:rPr>
          <w:rFonts w:ascii="DFKai-SB" w:eastAsia="DFKai-SB" w:hAnsi="DFKai-SB"/>
          <w:sz w:val="40"/>
          <w:szCs w:val="40"/>
        </w:rPr>
      </w:pPr>
      <w:bookmarkStart w:id="86" w:name="_Toc11772529"/>
      <w:r w:rsidRPr="00F071B0">
        <w:rPr>
          <w:rFonts w:ascii="DFKai-SB" w:eastAsia="DFKai-SB" w:hAnsi="DFKai-SB"/>
          <w:sz w:val="40"/>
          <w:szCs w:val="40"/>
          <w:lang w:eastAsia="zh-TW"/>
        </w:rPr>
        <w:t xml:space="preserve"> </w:t>
      </w:r>
      <w:bookmarkStart w:id="87" w:name="_Toc14374346"/>
      <w:proofErr w:type="spellStart"/>
      <w:r w:rsidR="00577174" w:rsidRPr="00F071B0">
        <w:rPr>
          <w:rFonts w:ascii="DFKai-SB" w:eastAsia="DFKai-SB" w:hAnsi="DFKai-SB"/>
          <w:sz w:val="40"/>
          <w:szCs w:val="40"/>
        </w:rPr>
        <w:t>結論與建議</w:t>
      </w:r>
      <w:bookmarkEnd w:id="86"/>
      <w:bookmarkEnd w:id="87"/>
      <w:proofErr w:type="spellEnd"/>
    </w:p>
    <w:p w14:paraId="5ECAEB6B" w14:textId="27432C2D" w:rsidR="00AF7889" w:rsidRPr="00FD6110" w:rsidRDefault="00A62BCA">
      <w:pPr>
        <w:pStyle w:val="Heading2"/>
        <w:rPr>
          <w:rFonts w:ascii="DFKai-SB" w:eastAsia="DFKai-SB" w:hAnsi="DFKai-SB"/>
        </w:rPr>
      </w:pPr>
      <w:bookmarkStart w:id="88" w:name="_Toc11772530"/>
      <w:r w:rsidRPr="00FD6110">
        <w:rPr>
          <w:rFonts w:ascii="DFKai-SB" w:eastAsia="DFKai-SB" w:hAnsi="DFKai-SB"/>
        </w:rPr>
        <w:t xml:space="preserve"> </w:t>
      </w:r>
      <w:bookmarkStart w:id="89" w:name="_Toc14374347"/>
      <w:proofErr w:type="spellStart"/>
      <w:r w:rsidR="00577174" w:rsidRPr="00FD6110">
        <w:rPr>
          <w:rFonts w:ascii="DFKai-SB" w:eastAsia="DFKai-SB" w:hAnsi="DFKai-SB"/>
        </w:rPr>
        <w:t>結論</w:t>
      </w:r>
      <w:bookmarkEnd w:id="88"/>
      <w:bookmarkEnd w:id="89"/>
      <w:proofErr w:type="spellEnd"/>
    </w:p>
    <w:p w14:paraId="29B661C8" w14:textId="7794485E" w:rsidR="00AF7889" w:rsidRPr="00FD6110" w:rsidRDefault="00577174" w:rsidP="00842B97">
      <w:pPr>
        <w:pStyle w:val="FirstParagraph"/>
        <w:spacing w:line="360" w:lineRule="auto"/>
        <w:ind w:firstLineChars="200" w:firstLine="480"/>
        <w:rPr>
          <w:rFonts w:ascii="DFKai-SB" w:eastAsia="DFKai-SB" w:hAnsi="DFKai-SB"/>
          <w:lang w:eastAsia="zh-TW"/>
        </w:rPr>
      </w:pPr>
      <w:r w:rsidRPr="00FD6110">
        <w:rPr>
          <w:rFonts w:ascii="DFKai-SB" w:eastAsia="DFKai-SB" w:hAnsi="DFKai-SB"/>
          <w:lang w:eastAsia="zh-TW"/>
        </w:rPr>
        <w:t>本文</w:t>
      </w:r>
      <w:r w:rsidR="009F33C8">
        <w:rPr>
          <w:rFonts w:ascii="DFKai-SB" w:eastAsia="DFKai-SB" w:hAnsi="DFKai-SB"/>
          <w:lang w:eastAsia="zh-TW"/>
        </w:rPr>
        <w:t>分別利用了四種分類器，分別為羅吉斯</w:t>
      </w:r>
      <w:r w:rsidR="009F33C8">
        <w:rPr>
          <w:rFonts w:ascii="DFKai-SB" w:eastAsia="DFKai-SB" w:hAnsi="DFKai-SB" w:hint="eastAsia"/>
          <w:lang w:eastAsia="zh-TW"/>
        </w:rPr>
        <w:t>迴</w:t>
      </w:r>
      <w:r w:rsidR="0032147A" w:rsidRPr="00FD6110">
        <w:rPr>
          <w:rFonts w:ascii="DFKai-SB" w:eastAsia="DFKai-SB" w:hAnsi="DFKai-SB"/>
          <w:lang w:eastAsia="zh-TW"/>
        </w:rPr>
        <w:t>歸、隨機森林、支持向量機以</w:t>
      </w:r>
      <w:r w:rsidR="00534BCF" w:rsidRPr="00FD6110">
        <w:rPr>
          <w:rFonts w:ascii="DFKai-SB" w:eastAsia="DFKai-SB" w:hAnsi="DFKai-SB"/>
          <w:lang w:eastAsia="zh-TW"/>
        </w:rPr>
        <w:t>及</w:t>
      </w:r>
      <w:r w:rsidRPr="00FD6110">
        <w:rPr>
          <w:rFonts w:ascii="DFKai-SB" w:eastAsia="DFKai-SB" w:hAnsi="DFKai-SB"/>
          <w:lang w:eastAsia="zh-TW"/>
        </w:rPr>
        <w:t>人工神經網路，預測學生未來的二一狀況，結果顯示隨機森林在預測中表現早好；Balanced Accuracy為0.815，召回率為0.787，觀察變數間的重要性時發現本科專業知識的學習狀況對於一位學生未來是否會被二一有著很大的關係，而校方該如何提出一個完善的措施來提升學生專業知識的表現，改善學生的二一情形是學生與校方的重要課題。</w:t>
      </w:r>
    </w:p>
    <w:p w14:paraId="54D1FD70" w14:textId="570278B0" w:rsidR="00AF7889" w:rsidRPr="00FD6110" w:rsidRDefault="00A62BCA">
      <w:pPr>
        <w:pStyle w:val="Heading2"/>
        <w:rPr>
          <w:rFonts w:ascii="DFKai-SB" w:eastAsia="DFKai-SB" w:hAnsi="DFKai-SB"/>
        </w:rPr>
      </w:pPr>
      <w:bookmarkStart w:id="90" w:name="_Toc11772531"/>
      <w:r w:rsidRPr="00FD6110">
        <w:rPr>
          <w:rFonts w:ascii="DFKai-SB" w:eastAsia="DFKai-SB" w:hAnsi="DFKai-SB"/>
          <w:lang w:eastAsia="zh-TW"/>
        </w:rPr>
        <w:t xml:space="preserve"> </w:t>
      </w:r>
      <w:bookmarkStart w:id="91" w:name="_Toc14374348"/>
      <w:proofErr w:type="spellStart"/>
      <w:r w:rsidR="00577174" w:rsidRPr="00FD6110">
        <w:rPr>
          <w:rFonts w:ascii="DFKai-SB" w:eastAsia="DFKai-SB" w:hAnsi="DFKai-SB"/>
        </w:rPr>
        <w:t>建議</w:t>
      </w:r>
      <w:bookmarkEnd w:id="90"/>
      <w:bookmarkEnd w:id="91"/>
      <w:proofErr w:type="spellEnd"/>
    </w:p>
    <w:p w14:paraId="16F48BFB" w14:textId="77777777" w:rsidR="00AF7889" w:rsidRPr="00FD6110" w:rsidRDefault="00577174" w:rsidP="00FF0A0F">
      <w:pPr>
        <w:pStyle w:val="FirstParagraph"/>
        <w:spacing w:line="360" w:lineRule="auto"/>
        <w:ind w:firstLineChars="200" w:firstLine="480"/>
        <w:rPr>
          <w:rFonts w:ascii="DFKai-SB" w:eastAsia="DFKai-SB" w:hAnsi="DFKai-SB"/>
          <w:lang w:eastAsia="zh-TW"/>
        </w:rPr>
      </w:pPr>
      <w:r w:rsidRPr="00FD6110">
        <w:rPr>
          <w:rFonts w:ascii="DFKai-SB" w:eastAsia="DFKai-SB" w:hAnsi="DFKai-SB"/>
          <w:lang w:eastAsia="zh-TW"/>
        </w:rPr>
        <w:t>本文所利用成績單資料預測學生於未來時是否會被二一之表現雖得到不錯的效果，但許多時候學生是否會被二一也會由學生之心理狀況、學生出生背景；如父母職業，是否為明星高中，出生地人口密集程度，以及學生大學前成績表現等狀況影響，若未來想增強預測能力除了增加樣本資料外，亦可藉由此方向著手。</w:t>
      </w:r>
    </w:p>
    <w:p w14:paraId="3EAACAF0" w14:textId="022B0E8A" w:rsidR="00AF7889" w:rsidRPr="0079291C" w:rsidRDefault="009A381D" w:rsidP="006436FE">
      <w:pPr>
        <w:pStyle w:val="Heading1"/>
        <w:spacing w:line="360" w:lineRule="auto"/>
        <w:jc w:val="center"/>
        <w:rPr>
          <w:rFonts w:ascii="DFKai-SB" w:eastAsia="DFKai-SB" w:hAnsi="DFKai-SB"/>
          <w:sz w:val="40"/>
          <w:szCs w:val="40"/>
        </w:rPr>
      </w:pPr>
      <w:bookmarkStart w:id="92" w:name="_Toc11772532"/>
      <w:r w:rsidRPr="0079291C">
        <w:rPr>
          <w:rFonts w:ascii="DFKai-SB" w:eastAsia="DFKai-SB" w:hAnsi="DFKai-SB"/>
          <w:sz w:val="40"/>
          <w:szCs w:val="40"/>
          <w:lang w:eastAsia="zh-TW"/>
        </w:rPr>
        <w:lastRenderedPageBreak/>
        <w:t xml:space="preserve"> </w:t>
      </w:r>
      <w:bookmarkStart w:id="93" w:name="_Toc14374349"/>
      <w:proofErr w:type="spellStart"/>
      <w:r w:rsidR="00577174" w:rsidRPr="0079291C">
        <w:rPr>
          <w:rFonts w:ascii="DFKai-SB" w:eastAsia="DFKai-SB" w:hAnsi="DFKai-SB"/>
          <w:sz w:val="40"/>
          <w:szCs w:val="40"/>
        </w:rPr>
        <w:t>參考文獻</w:t>
      </w:r>
      <w:bookmarkEnd w:id="92"/>
      <w:bookmarkEnd w:id="93"/>
      <w:proofErr w:type="spellEnd"/>
    </w:p>
    <w:p w14:paraId="7E8FCDF3" w14:textId="47B86773" w:rsidR="00474AB5" w:rsidRPr="00D466E4" w:rsidRDefault="00474AB5" w:rsidP="006436FE">
      <w:pPr>
        <w:spacing w:line="360" w:lineRule="auto"/>
        <w:ind w:left="480" w:hanging="480"/>
        <w:jc w:val="both"/>
        <w:rPr>
          <w:rFonts w:ascii="Times New Roman" w:eastAsia="DFKai-SB" w:hAnsi="Times New Roman"/>
          <w:lang w:eastAsia="zh-TW"/>
        </w:rPr>
      </w:pPr>
      <w:r w:rsidRPr="00474AB5">
        <w:rPr>
          <w:rFonts w:ascii="DFKai-SB" w:eastAsia="DFKai-SB" w:hAnsi="DFKai-SB"/>
          <w:lang w:eastAsia="zh-TW"/>
        </w:rPr>
        <w:t>吳東陽</w:t>
      </w:r>
      <w:r w:rsidR="007A6685">
        <w:rPr>
          <w:rFonts w:ascii="DFKai-SB" w:eastAsia="DFKai-SB" w:hAnsi="DFKai-SB" w:hint="eastAsia"/>
          <w:lang w:eastAsia="zh-TW"/>
        </w:rPr>
        <w:t>（</w:t>
      </w:r>
      <w:r w:rsidR="007A6685">
        <w:rPr>
          <w:rFonts w:ascii="DFKai-SB" w:eastAsia="DFKai-SB" w:hAnsi="DFKai-SB"/>
          <w:lang w:eastAsia="zh-TW"/>
        </w:rPr>
        <w:t>2018</w:t>
      </w:r>
      <w:r w:rsidR="007A6685">
        <w:rPr>
          <w:rFonts w:ascii="DFKai-SB" w:eastAsia="DFKai-SB" w:hAnsi="DFKai-SB" w:hint="eastAsia"/>
          <w:lang w:eastAsia="zh-TW"/>
        </w:rPr>
        <w:t>）</w:t>
      </w:r>
      <w:r w:rsidR="007A6685">
        <w:rPr>
          <w:rFonts w:ascii="DFKai-SB" w:eastAsia="DFKai-SB" w:hAnsi="DFKai-SB"/>
          <w:lang w:eastAsia="zh-TW"/>
        </w:rPr>
        <w:t>。</w:t>
      </w:r>
      <w:r w:rsidRPr="00474AB5">
        <w:rPr>
          <w:rFonts w:ascii="DFKai-SB" w:eastAsia="DFKai-SB" w:hAnsi="DFKai-SB"/>
          <w:lang w:eastAsia="zh-TW"/>
        </w:rPr>
        <w:t>大學雙二一退學與學生行為</w:t>
      </w:r>
      <w:r w:rsidR="001229B4">
        <w:rPr>
          <w:rFonts w:ascii="DFKai-SB" w:eastAsia="DFKai-SB" w:hAnsi="DFKai-SB"/>
          <w:lang w:eastAsia="zh-TW"/>
        </w:rPr>
        <w:t>。</w:t>
      </w:r>
      <w:r w:rsidR="00D466E4">
        <w:rPr>
          <w:rFonts w:ascii="DFKai-SB" w:eastAsia="DFKai-SB" w:hAnsi="DFKai-SB"/>
          <w:lang w:eastAsia="zh-TW"/>
        </w:rPr>
        <w:t>私立東吳</w:t>
      </w:r>
      <w:r w:rsidR="00D466E4" w:rsidRPr="006006B1">
        <w:rPr>
          <w:rFonts w:ascii="Times New Roman" w:eastAsia="DFKai-SB" w:hAnsi="Times New Roman" w:hint="eastAsia"/>
          <w:lang w:eastAsia="zh-TW"/>
        </w:rPr>
        <w:t>大學經濟系研究所碩士論文</w:t>
      </w:r>
      <w:r w:rsidR="00D466E4">
        <w:rPr>
          <w:rFonts w:ascii="Times New Roman" w:eastAsia="DFKai-SB" w:hAnsi="Times New Roman" w:hint="eastAsia"/>
          <w:lang w:eastAsia="zh-TW"/>
        </w:rPr>
        <w:t>。</w:t>
      </w:r>
    </w:p>
    <w:p w14:paraId="14C97AA7" w14:textId="5524C367" w:rsidR="005E5F52" w:rsidRPr="005E5F52" w:rsidRDefault="00577174" w:rsidP="005E5F52">
      <w:pPr>
        <w:spacing w:line="360" w:lineRule="auto"/>
        <w:ind w:left="480" w:hanging="480"/>
        <w:jc w:val="both"/>
        <w:rPr>
          <w:rFonts w:ascii="DFKai-SB" w:eastAsia="DFKai-SB" w:hAnsi="DFKai-SB"/>
          <w:lang w:eastAsia="zh-TW"/>
        </w:rPr>
      </w:pPr>
      <w:r w:rsidRPr="00FD6110">
        <w:rPr>
          <w:rFonts w:ascii="DFKai-SB" w:eastAsia="DFKai-SB" w:hAnsi="DFKai-SB"/>
          <w:lang w:eastAsia="zh-TW"/>
        </w:rPr>
        <w:t>鄭媛文</w:t>
      </w:r>
      <w:r w:rsidR="00CC4A09">
        <w:rPr>
          <w:rFonts w:ascii="DFKai-SB" w:eastAsia="DFKai-SB" w:hAnsi="DFKai-SB" w:hint="eastAsia"/>
          <w:lang w:eastAsia="zh-TW"/>
        </w:rPr>
        <w:t>（</w:t>
      </w:r>
      <w:r w:rsidR="00CC4A09">
        <w:rPr>
          <w:rFonts w:ascii="DFKai-SB" w:eastAsia="DFKai-SB" w:hAnsi="DFKai-SB"/>
          <w:lang w:eastAsia="zh-TW"/>
        </w:rPr>
        <w:t>2013</w:t>
      </w:r>
      <w:r w:rsidR="00CC4A09">
        <w:rPr>
          <w:rFonts w:ascii="DFKai-SB" w:eastAsia="DFKai-SB" w:hAnsi="DFKai-SB" w:hint="eastAsia"/>
          <w:lang w:eastAsia="zh-TW"/>
        </w:rPr>
        <w:t>）</w:t>
      </w:r>
      <w:r w:rsidR="00B72C08">
        <w:rPr>
          <w:rFonts w:ascii="DFKai-SB" w:eastAsia="DFKai-SB" w:hAnsi="DFKai-SB"/>
          <w:lang w:eastAsia="zh-TW"/>
        </w:rPr>
        <w:t>。</w:t>
      </w:r>
      <w:r w:rsidRPr="00FD6110">
        <w:rPr>
          <w:rFonts w:ascii="DFKai-SB" w:eastAsia="DFKai-SB" w:hAnsi="DFKai-SB"/>
          <w:lang w:eastAsia="zh-TW"/>
        </w:rPr>
        <w:t>同儕教導學習策略對學生學習成就與情意態度影響之後設分析</w:t>
      </w:r>
      <w:r w:rsidR="00AD628C">
        <w:rPr>
          <w:rFonts w:ascii="DFKai-SB" w:eastAsia="DFKai-SB" w:hAnsi="DFKai-SB"/>
          <w:lang w:eastAsia="zh-TW"/>
        </w:rPr>
        <w:t>。</w:t>
      </w:r>
      <w:r w:rsidR="005E5F52" w:rsidRPr="005E5F52">
        <w:rPr>
          <w:rFonts w:ascii="DFKai-SB" w:eastAsia="DFKai-SB" w:hAnsi="DFKai-SB"/>
          <w:lang w:eastAsia="zh-TW"/>
        </w:rPr>
        <w:t xml:space="preserve">教育理論與實踐學刊第 28 期 </w:t>
      </w:r>
      <w:r w:rsidR="005E5F52">
        <w:rPr>
          <w:rFonts w:ascii="DFKai-SB" w:eastAsia="DFKai-SB" w:hAnsi="DFKai-SB"/>
          <w:lang w:eastAsia="zh-TW"/>
        </w:rPr>
        <w:t>。</w:t>
      </w:r>
    </w:p>
    <w:p w14:paraId="20926873" w14:textId="31FB67D7" w:rsidR="00AF7889" w:rsidRPr="0071486B" w:rsidRDefault="0071486B" w:rsidP="0071486B">
      <w:pPr>
        <w:spacing w:line="360" w:lineRule="auto"/>
        <w:ind w:left="480" w:hanging="480"/>
        <w:jc w:val="both"/>
        <w:rPr>
          <w:rFonts w:ascii="DFKai-SB" w:eastAsia="DFKai-SB" w:hAnsi="DFKai-SB"/>
        </w:rPr>
      </w:pPr>
      <w:r w:rsidRPr="0071486B">
        <w:rPr>
          <w:rFonts w:ascii="DFKai-SB" w:eastAsia="DFKai-SB" w:hAnsi="DFKai-SB"/>
        </w:rPr>
        <w:t>Vincent</w:t>
      </w:r>
      <w:r w:rsidRPr="0071486B">
        <w:rPr>
          <w:rFonts w:ascii="DFKai-SB" w:eastAsia="DFKai-SB" w:hAnsi="DFKai-SB" w:hint="eastAsia"/>
        </w:rPr>
        <w:t xml:space="preserve"> </w:t>
      </w:r>
      <w:proofErr w:type="gramStart"/>
      <w:r w:rsidR="00577174" w:rsidRPr="00FD6110">
        <w:rPr>
          <w:rFonts w:ascii="DFKai-SB" w:eastAsia="DFKai-SB" w:hAnsi="DFKai-SB"/>
        </w:rPr>
        <w:t>Tinto</w:t>
      </w:r>
      <w:r w:rsidR="00A21F59">
        <w:rPr>
          <w:rFonts w:ascii="DFKai-SB" w:eastAsia="DFKai-SB" w:hAnsi="DFKai-SB"/>
          <w:lang w:eastAsia="zh-TW"/>
        </w:rPr>
        <w:t>(</w:t>
      </w:r>
      <w:proofErr w:type="gramEnd"/>
      <w:r w:rsidRPr="00FD6110">
        <w:rPr>
          <w:rFonts w:ascii="DFKai-SB" w:eastAsia="DFKai-SB" w:hAnsi="DFKai-SB"/>
        </w:rPr>
        <w:t>1982</w:t>
      </w:r>
      <w:r w:rsidR="006F600D">
        <w:rPr>
          <w:rFonts w:ascii="DFKai-SB" w:eastAsia="DFKai-SB" w:hAnsi="DFKai-SB"/>
          <w:lang w:eastAsia="zh-TW"/>
        </w:rPr>
        <w:t>)</w:t>
      </w:r>
      <w:r w:rsidR="00A81E14">
        <w:rPr>
          <w:rFonts w:ascii="DFKai-SB" w:eastAsia="DFKai-SB" w:hAnsi="DFKai-SB"/>
        </w:rPr>
        <w:t>.</w:t>
      </w:r>
      <w:r w:rsidR="00577174" w:rsidRPr="00FD6110">
        <w:rPr>
          <w:rFonts w:ascii="DFKai-SB" w:eastAsia="DFKai-SB" w:hAnsi="DFKai-SB"/>
        </w:rPr>
        <w:t xml:space="preserve"> Limits of theory an</w:t>
      </w:r>
      <w:r w:rsidR="00943A97">
        <w:rPr>
          <w:rFonts w:ascii="DFKai-SB" w:eastAsia="DFKai-SB" w:hAnsi="DFKai-SB"/>
        </w:rPr>
        <w:t>d practice in student attrition.</w:t>
      </w:r>
      <w:r w:rsidR="00577174" w:rsidRPr="00FD6110">
        <w:rPr>
          <w:rFonts w:ascii="DFKai-SB" w:eastAsia="DFKai-SB" w:hAnsi="DFKai-SB"/>
        </w:rPr>
        <w:t xml:space="preserve"> Journal of </w:t>
      </w:r>
      <w:r w:rsidR="00AD12BB">
        <w:rPr>
          <w:rFonts w:ascii="DFKai-SB" w:eastAsia="DFKai-SB" w:hAnsi="DFKai-SB"/>
        </w:rPr>
        <w:t>Higher Education 53, p. 687-700</w:t>
      </w:r>
      <w:r w:rsidR="00577174" w:rsidRPr="00FD6110">
        <w:rPr>
          <w:rFonts w:ascii="DFKai-SB" w:eastAsia="DFKai-SB" w:hAnsi="DFKai-SB"/>
        </w:rPr>
        <w:t>.</w:t>
      </w:r>
    </w:p>
    <w:p w14:paraId="2BBDC03F" w14:textId="628D3958" w:rsidR="00AF7889" w:rsidRPr="00FD6110" w:rsidRDefault="00577174" w:rsidP="004E7CA2">
      <w:pPr>
        <w:spacing w:line="360" w:lineRule="auto"/>
        <w:ind w:left="480" w:hanging="480"/>
        <w:jc w:val="both"/>
        <w:rPr>
          <w:rFonts w:ascii="DFKai-SB" w:eastAsia="DFKai-SB" w:hAnsi="DFKai-SB"/>
        </w:rPr>
      </w:pPr>
      <w:proofErr w:type="spellStart"/>
      <w:r w:rsidRPr="00FD6110">
        <w:rPr>
          <w:rFonts w:ascii="DFKai-SB" w:eastAsia="DFKai-SB" w:hAnsi="DFKai-SB"/>
        </w:rPr>
        <w:t>Alaa</w:t>
      </w:r>
      <w:proofErr w:type="spellEnd"/>
      <w:r w:rsidRPr="00FD6110">
        <w:rPr>
          <w:rFonts w:ascii="DFKai-SB" w:eastAsia="DFKai-SB" w:hAnsi="DFKai-SB"/>
        </w:rPr>
        <w:t xml:space="preserve"> El-</w:t>
      </w:r>
      <w:proofErr w:type="spellStart"/>
      <w:proofErr w:type="gramStart"/>
      <w:r w:rsidRPr="00FD6110">
        <w:rPr>
          <w:rFonts w:ascii="DFKai-SB" w:eastAsia="DFKai-SB" w:hAnsi="DFKai-SB"/>
        </w:rPr>
        <w:t>Halees</w:t>
      </w:r>
      <w:proofErr w:type="spellEnd"/>
      <w:r w:rsidR="00B16068">
        <w:rPr>
          <w:rFonts w:ascii="DFKai-SB" w:eastAsia="DFKai-SB" w:hAnsi="DFKai-SB"/>
        </w:rPr>
        <w:t>(</w:t>
      </w:r>
      <w:proofErr w:type="gramEnd"/>
      <w:r w:rsidR="00B16068">
        <w:rPr>
          <w:rFonts w:ascii="DFKai-SB" w:eastAsia="DFKai-SB" w:hAnsi="DFKai-SB"/>
        </w:rPr>
        <w:t>2008)</w:t>
      </w:r>
      <w:r w:rsidR="00DB1C99">
        <w:rPr>
          <w:rFonts w:ascii="DFKai-SB" w:eastAsia="DFKai-SB" w:hAnsi="DFKai-SB"/>
        </w:rPr>
        <w:t>.</w:t>
      </w:r>
      <w:r w:rsidRPr="00FD6110">
        <w:rPr>
          <w:rFonts w:ascii="DFKai-SB" w:eastAsia="DFKai-SB" w:hAnsi="DFKai-SB"/>
        </w:rPr>
        <w:t xml:space="preserve"> Mining Students Data to Analyze </w:t>
      </w:r>
      <w:r w:rsidR="00B16068">
        <w:rPr>
          <w:rFonts w:ascii="DFKai-SB" w:eastAsia="DFKai-SB" w:hAnsi="DFKai-SB"/>
        </w:rPr>
        <w:t>Learning Behavior: A Case Study</w:t>
      </w:r>
      <w:r w:rsidR="00F871FF">
        <w:rPr>
          <w:rFonts w:ascii="DFKai-SB" w:eastAsia="DFKai-SB" w:hAnsi="DFKai-SB"/>
        </w:rPr>
        <w:t>.</w:t>
      </w:r>
    </w:p>
    <w:p w14:paraId="2984FAC5" w14:textId="3EA62207" w:rsidR="00AF7889" w:rsidRPr="00FD6110" w:rsidRDefault="00DB1C99" w:rsidP="004E7CA2">
      <w:pPr>
        <w:spacing w:line="360" w:lineRule="auto"/>
        <w:ind w:left="480" w:hanging="480"/>
        <w:jc w:val="both"/>
        <w:rPr>
          <w:rFonts w:ascii="DFKai-SB" w:eastAsia="DFKai-SB" w:hAnsi="DFKai-SB"/>
        </w:rPr>
      </w:pPr>
      <w:r>
        <w:rPr>
          <w:rFonts w:ascii="DFKai-SB" w:eastAsia="DFKai-SB" w:hAnsi="DFKai-SB"/>
        </w:rPr>
        <w:t xml:space="preserve">Jiawei Han and Micheline </w:t>
      </w:r>
      <w:proofErr w:type="spellStart"/>
      <w:proofErr w:type="gramStart"/>
      <w:r>
        <w:rPr>
          <w:rFonts w:ascii="DFKai-SB" w:eastAsia="DFKai-SB" w:hAnsi="DFKai-SB"/>
        </w:rPr>
        <w:t>Kamber</w:t>
      </w:r>
      <w:proofErr w:type="spellEnd"/>
      <w:r>
        <w:rPr>
          <w:rFonts w:ascii="DFKai-SB" w:eastAsia="DFKai-SB" w:hAnsi="DFKai-SB"/>
        </w:rPr>
        <w:t>(</w:t>
      </w:r>
      <w:proofErr w:type="gramEnd"/>
      <w:r>
        <w:rPr>
          <w:rFonts w:ascii="DFKai-SB" w:eastAsia="DFKai-SB" w:hAnsi="DFKai-SB"/>
        </w:rPr>
        <w:t>2006).</w:t>
      </w:r>
      <w:r w:rsidR="00577174" w:rsidRPr="00FD6110">
        <w:rPr>
          <w:rFonts w:ascii="DFKai-SB" w:eastAsia="DFKai-SB" w:hAnsi="DFKai-SB"/>
        </w:rPr>
        <w:t xml:space="preserve"> Data Mining: Concepts a</w:t>
      </w:r>
      <w:r w:rsidR="00F871FF">
        <w:rPr>
          <w:rFonts w:ascii="DFKai-SB" w:eastAsia="DFKai-SB" w:hAnsi="DFKai-SB"/>
        </w:rPr>
        <w:t>nd Techniques, 2nd edition.</w:t>
      </w:r>
    </w:p>
    <w:p w14:paraId="6D950EC9" w14:textId="7B67028D" w:rsidR="00AF7889" w:rsidRPr="00FD6110" w:rsidRDefault="00C4597F" w:rsidP="002C2D6C">
      <w:pPr>
        <w:spacing w:line="360" w:lineRule="auto"/>
        <w:ind w:left="480" w:hanging="480"/>
        <w:jc w:val="both"/>
        <w:rPr>
          <w:rFonts w:ascii="DFKai-SB" w:eastAsia="DFKai-SB" w:hAnsi="DFKai-SB"/>
        </w:rPr>
      </w:pPr>
      <w:r>
        <w:rPr>
          <w:rFonts w:ascii="DFKai-SB" w:eastAsia="DFKai-SB" w:hAnsi="DFKai-SB"/>
        </w:rPr>
        <w:t>S.</w:t>
      </w:r>
      <w:r w:rsidR="003B02E2">
        <w:rPr>
          <w:rFonts w:ascii="DFKai-SB" w:eastAsia="DFKai-SB" w:hAnsi="DFKai-SB"/>
        </w:rPr>
        <w:t xml:space="preserve"> </w:t>
      </w:r>
      <w:proofErr w:type="spellStart"/>
      <w:r>
        <w:rPr>
          <w:rFonts w:ascii="DFKai-SB" w:eastAsia="DFKai-SB" w:hAnsi="DFKai-SB"/>
        </w:rPr>
        <w:t>Kotsiantis</w:t>
      </w:r>
      <w:proofErr w:type="spellEnd"/>
      <w:r>
        <w:rPr>
          <w:rFonts w:ascii="DFKai-SB" w:eastAsia="DFKai-SB" w:hAnsi="DFKai-SB"/>
        </w:rPr>
        <w:t>,</w:t>
      </w:r>
      <w:r w:rsidR="009F037D">
        <w:rPr>
          <w:rFonts w:ascii="DFKai-SB" w:eastAsia="DFKai-SB" w:hAnsi="DFKai-SB"/>
        </w:rPr>
        <w:t xml:space="preserve"> </w:t>
      </w:r>
      <w:r>
        <w:rPr>
          <w:rFonts w:ascii="DFKai-SB" w:eastAsia="DFKai-SB" w:hAnsi="DFKai-SB"/>
        </w:rPr>
        <w:t>C.</w:t>
      </w:r>
      <w:r w:rsidR="003B02E2">
        <w:rPr>
          <w:rFonts w:ascii="DFKai-SB" w:eastAsia="DFKai-SB" w:hAnsi="DFKai-SB"/>
        </w:rPr>
        <w:t xml:space="preserve"> </w:t>
      </w:r>
      <w:proofErr w:type="spellStart"/>
      <w:r>
        <w:rPr>
          <w:rFonts w:ascii="DFKai-SB" w:eastAsia="DFKai-SB" w:hAnsi="DFKai-SB"/>
        </w:rPr>
        <w:t>Pierrakeas</w:t>
      </w:r>
      <w:proofErr w:type="spellEnd"/>
      <w:r w:rsidR="002C2D6C">
        <w:rPr>
          <w:rFonts w:ascii="DFKai-SB" w:eastAsia="DFKai-SB" w:hAnsi="DFKai-SB"/>
        </w:rPr>
        <w:t xml:space="preserve"> </w:t>
      </w:r>
      <w:r>
        <w:rPr>
          <w:rFonts w:ascii="DFKai-SB" w:eastAsia="DFKai-SB" w:hAnsi="DFKai-SB"/>
        </w:rPr>
        <w:t>and</w:t>
      </w:r>
      <w:r w:rsidR="002C2D6C">
        <w:rPr>
          <w:rFonts w:ascii="DFKai-SB" w:eastAsia="DFKai-SB" w:hAnsi="DFKai-SB"/>
        </w:rPr>
        <w:t xml:space="preserve"> </w:t>
      </w:r>
      <w:r>
        <w:rPr>
          <w:rFonts w:ascii="DFKai-SB" w:eastAsia="DFKai-SB" w:hAnsi="DFKai-SB"/>
        </w:rPr>
        <w:t>P.</w:t>
      </w:r>
      <w:r w:rsidR="003B02E2">
        <w:rPr>
          <w:rFonts w:ascii="DFKai-SB" w:eastAsia="DFKai-SB" w:hAnsi="DFKai-SB"/>
        </w:rPr>
        <w:t xml:space="preserve"> </w:t>
      </w:r>
      <w:proofErr w:type="spellStart"/>
      <w:proofErr w:type="gramStart"/>
      <w:r w:rsidR="003C7D27">
        <w:rPr>
          <w:rFonts w:ascii="DFKai-SB" w:eastAsia="DFKai-SB" w:hAnsi="DFKai-SB"/>
        </w:rPr>
        <w:t>P</w:t>
      </w:r>
      <w:r>
        <w:rPr>
          <w:rFonts w:ascii="DFKai-SB" w:eastAsia="DFKai-SB" w:hAnsi="DFKai-SB"/>
        </w:rPr>
        <w:t>intelas</w:t>
      </w:r>
      <w:proofErr w:type="spellEnd"/>
      <w:r>
        <w:rPr>
          <w:rFonts w:ascii="DFKai-SB" w:eastAsia="DFKai-SB" w:hAnsi="DFKai-SB"/>
        </w:rPr>
        <w:t>(</w:t>
      </w:r>
      <w:proofErr w:type="gramEnd"/>
      <w:r>
        <w:rPr>
          <w:rFonts w:ascii="DFKai-SB" w:eastAsia="DFKai-SB" w:hAnsi="DFKai-SB"/>
        </w:rPr>
        <w:t>2004)</w:t>
      </w:r>
      <w:r w:rsidR="004A0F54">
        <w:rPr>
          <w:rFonts w:ascii="DFKai-SB" w:eastAsia="DFKai-SB" w:hAnsi="DFKai-SB"/>
        </w:rPr>
        <w:t>.</w:t>
      </w:r>
      <w:r w:rsidR="004C6260">
        <w:rPr>
          <w:rFonts w:ascii="DFKai-SB" w:eastAsia="DFKai-SB" w:hAnsi="DFKai-SB"/>
        </w:rPr>
        <w:t xml:space="preserve"> </w:t>
      </w:r>
      <w:r>
        <w:rPr>
          <w:rFonts w:ascii="DFKai-SB" w:eastAsia="DFKai-SB" w:hAnsi="DFKai-SB"/>
        </w:rPr>
        <w:t>P</w:t>
      </w:r>
      <w:r w:rsidR="004C6260">
        <w:rPr>
          <w:rFonts w:ascii="DFKai-SB" w:eastAsia="DFKai-SB" w:hAnsi="DFKai-SB"/>
        </w:rPr>
        <w:t xml:space="preserve">redicting </w:t>
      </w:r>
      <w:r w:rsidR="00577174" w:rsidRPr="00FD6110">
        <w:rPr>
          <w:rFonts w:ascii="DFKai-SB" w:eastAsia="DFKai-SB" w:hAnsi="DFKai-SB"/>
        </w:rPr>
        <w:t>S</w:t>
      </w:r>
      <w:r w:rsidR="004C6260">
        <w:rPr>
          <w:rFonts w:ascii="DFKai-SB" w:eastAsia="DFKai-SB" w:hAnsi="DFKai-SB"/>
        </w:rPr>
        <w:t xml:space="preserve">tudents </w:t>
      </w:r>
      <w:r w:rsidR="00577174" w:rsidRPr="00FD6110">
        <w:rPr>
          <w:rFonts w:ascii="DFKai-SB" w:eastAsia="DFKai-SB" w:hAnsi="DFKai-SB"/>
        </w:rPr>
        <w:t>P</w:t>
      </w:r>
      <w:r w:rsidR="004C6260">
        <w:rPr>
          <w:rFonts w:ascii="DFKai-SB" w:eastAsia="DFKai-SB" w:hAnsi="DFKai-SB"/>
        </w:rPr>
        <w:t xml:space="preserve">erformance </w:t>
      </w:r>
      <w:proofErr w:type="gramStart"/>
      <w:r w:rsidR="004C6260">
        <w:rPr>
          <w:rFonts w:ascii="DFKai-SB" w:eastAsia="DFKai-SB" w:hAnsi="DFKai-SB"/>
        </w:rPr>
        <w:t>In</w:t>
      </w:r>
      <w:proofErr w:type="gramEnd"/>
      <w:r w:rsidR="00577174" w:rsidRPr="00FD6110">
        <w:rPr>
          <w:rFonts w:ascii="DFKai-SB" w:eastAsia="DFKai-SB" w:hAnsi="DFKai-SB"/>
        </w:rPr>
        <w:t xml:space="preserve"> D</w:t>
      </w:r>
      <w:r w:rsidR="004C6260">
        <w:rPr>
          <w:rFonts w:ascii="DFKai-SB" w:eastAsia="DFKai-SB" w:hAnsi="DFKai-SB"/>
        </w:rPr>
        <w:t>istance</w:t>
      </w:r>
      <w:r w:rsidR="00577174" w:rsidRPr="00FD6110">
        <w:rPr>
          <w:rFonts w:ascii="DFKai-SB" w:eastAsia="DFKai-SB" w:hAnsi="DFKai-SB"/>
        </w:rPr>
        <w:t xml:space="preserve"> L</w:t>
      </w:r>
      <w:r w:rsidR="004C6260">
        <w:rPr>
          <w:rFonts w:ascii="DFKai-SB" w:eastAsia="DFKai-SB" w:hAnsi="DFKai-SB"/>
        </w:rPr>
        <w:t>earning Using</w:t>
      </w:r>
      <w:r w:rsidR="00577174" w:rsidRPr="00FD6110">
        <w:rPr>
          <w:rFonts w:ascii="DFKai-SB" w:eastAsia="DFKai-SB" w:hAnsi="DFKai-SB"/>
        </w:rPr>
        <w:t xml:space="preserve"> M</w:t>
      </w:r>
      <w:r w:rsidR="004C6260">
        <w:rPr>
          <w:rFonts w:ascii="DFKai-SB" w:eastAsia="DFKai-SB" w:hAnsi="DFKai-SB"/>
        </w:rPr>
        <w:t>achine</w:t>
      </w:r>
      <w:r w:rsidR="00577174" w:rsidRPr="00FD6110">
        <w:rPr>
          <w:rFonts w:ascii="DFKai-SB" w:eastAsia="DFKai-SB" w:hAnsi="DFKai-SB"/>
        </w:rPr>
        <w:t xml:space="preserve"> L</w:t>
      </w:r>
      <w:r w:rsidR="004C6260">
        <w:rPr>
          <w:rFonts w:ascii="DFKai-SB" w:eastAsia="DFKai-SB" w:hAnsi="DFKai-SB"/>
        </w:rPr>
        <w:t>earning</w:t>
      </w:r>
      <w:r w:rsidR="00577174" w:rsidRPr="00FD6110">
        <w:rPr>
          <w:rFonts w:ascii="DFKai-SB" w:eastAsia="DFKai-SB" w:hAnsi="DFKai-SB"/>
        </w:rPr>
        <w:t xml:space="preserve"> T</w:t>
      </w:r>
      <w:r w:rsidR="004C6260">
        <w:rPr>
          <w:rFonts w:ascii="DFKai-SB" w:eastAsia="DFKai-SB" w:hAnsi="DFKai-SB"/>
        </w:rPr>
        <w:t>echniques</w:t>
      </w:r>
      <w:r w:rsidR="004141EF">
        <w:rPr>
          <w:rFonts w:ascii="DFKai-SB" w:eastAsia="DFKai-SB" w:hAnsi="DFKai-SB"/>
        </w:rPr>
        <w:t>.</w:t>
      </w:r>
      <w:r w:rsidR="00783087">
        <w:rPr>
          <w:rFonts w:ascii="DFKai-SB" w:eastAsia="DFKai-SB" w:hAnsi="DFKai-SB"/>
        </w:rPr>
        <w:t xml:space="preserve"> </w:t>
      </w:r>
      <w:r w:rsidR="00577174" w:rsidRPr="00FD6110">
        <w:rPr>
          <w:rFonts w:ascii="DFKai-SB" w:eastAsia="DFKai-SB" w:hAnsi="DFKai-SB"/>
        </w:rPr>
        <w:t>Applied Artificia</w:t>
      </w:r>
      <w:r w:rsidR="004C6260">
        <w:rPr>
          <w:rFonts w:ascii="DFKai-SB" w:eastAsia="DFKai-SB" w:hAnsi="DFKai-SB"/>
        </w:rPr>
        <w:t>l Intelligence, 18:411-426</w:t>
      </w:r>
      <w:r w:rsidR="00577174" w:rsidRPr="00FD6110">
        <w:rPr>
          <w:rFonts w:ascii="DFKai-SB" w:eastAsia="DFKai-SB" w:hAnsi="DFKai-SB"/>
        </w:rPr>
        <w:t>.</w:t>
      </w:r>
    </w:p>
    <w:p w14:paraId="0A653035" w14:textId="70CDAA29" w:rsidR="00AF7889" w:rsidRPr="00FD6110" w:rsidRDefault="00577174" w:rsidP="004E7CA2">
      <w:pPr>
        <w:spacing w:line="360" w:lineRule="auto"/>
        <w:ind w:left="480" w:hanging="480"/>
        <w:jc w:val="both"/>
        <w:rPr>
          <w:rFonts w:ascii="DFKai-SB" w:eastAsia="DFKai-SB" w:hAnsi="DFKai-SB"/>
        </w:rPr>
      </w:pPr>
      <w:r w:rsidRPr="00FD6110">
        <w:rPr>
          <w:rFonts w:ascii="DFKai-SB" w:eastAsia="DFKai-SB" w:hAnsi="DFKai-SB"/>
        </w:rPr>
        <w:t>Schaffer,</w:t>
      </w:r>
      <w:r w:rsidR="00C7111B">
        <w:rPr>
          <w:rFonts w:ascii="DFKai-SB" w:eastAsia="DFKai-SB" w:hAnsi="DFKai-SB"/>
        </w:rPr>
        <w:t xml:space="preserve"> </w:t>
      </w:r>
      <w:r w:rsidRPr="00FD6110">
        <w:rPr>
          <w:rFonts w:ascii="DFKai-SB" w:eastAsia="DFKai-SB" w:hAnsi="DFKai-SB"/>
        </w:rPr>
        <w:t>C.</w:t>
      </w:r>
      <w:r w:rsidR="00C7111B">
        <w:rPr>
          <w:rFonts w:ascii="DFKai-SB" w:eastAsia="DFKai-SB" w:hAnsi="DFKai-SB"/>
        </w:rPr>
        <w:t xml:space="preserve"> (1994).</w:t>
      </w:r>
      <w:r w:rsidRPr="00FD6110">
        <w:rPr>
          <w:rFonts w:ascii="DFKai-SB" w:eastAsia="DFKai-SB" w:hAnsi="DFKai-SB"/>
        </w:rPr>
        <w:t xml:space="preserve"> A conservation law for generalization performance. In Proceedings of the Eleventh International Conference on Machine Learning, Pages 153-178, New B</w:t>
      </w:r>
      <w:r w:rsidR="00C7111B">
        <w:rPr>
          <w:rFonts w:ascii="DFKai-SB" w:eastAsia="DFKai-SB" w:hAnsi="DFKai-SB"/>
        </w:rPr>
        <w:t>runswick, USA, July 10-13.</w:t>
      </w:r>
    </w:p>
    <w:p w14:paraId="66F7060B" w14:textId="13C46580" w:rsidR="00AF7889" w:rsidRPr="00FD6110" w:rsidRDefault="00577174" w:rsidP="004E7CA2">
      <w:pPr>
        <w:spacing w:line="360" w:lineRule="auto"/>
        <w:ind w:left="480" w:hanging="480"/>
        <w:jc w:val="both"/>
        <w:rPr>
          <w:rFonts w:ascii="DFKai-SB" w:eastAsia="DFKai-SB" w:hAnsi="DFKai-SB"/>
        </w:rPr>
      </w:pPr>
      <w:r w:rsidRPr="00FD6110">
        <w:rPr>
          <w:rFonts w:ascii="DFKai-SB" w:eastAsia="DFKai-SB" w:hAnsi="DFKai-SB"/>
        </w:rPr>
        <w:t xml:space="preserve">Ghadeer S. Abu-Oda and </w:t>
      </w:r>
      <w:proofErr w:type="spellStart"/>
      <w:r w:rsidRPr="00FD6110">
        <w:rPr>
          <w:rFonts w:ascii="DFKai-SB" w:eastAsia="DFKai-SB" w:hAnsi="DFKai-SB"/>
        </w:rPr>
        <w:t>Alaa</w:t>
      </w:r>
      <w:proofErr w:type="spellEnd"/>
      <w:r w:rsidRPr="00FD6110">
        <w:rPr>
          <w:rFonts w:ascii="DFKai-SB" w:eastAsia="DFKai-SB" w:hAnsi="DFKai-SB"/>
        </w:rPr>
        <w:t xml:space="preserve"> M. El-</w:t>
      </w:r>
      <w:proofErr w:type="spellStart"/>
      <w:proofErr w:type="gramStart"/>
      <w:r w:rsidRPr="00FD6110">
        <w:rPr>
          <w:rFonts w:ascii="DFKai-SB" w:eastAsia="DFKai-SB" w:hAnsi="DFKai-SB"/>
        </w:rPr>
        <w:t>Halees</w:t>
      </w:r>
      <w:proofErr w:type="spellEnd"/>
      <w:r w:rsidR="00AB29DD">
        <w:rPr>
          <w:rFonts w:ascii="DFKai-SB" w:eastAsia="DFKai-SB" w:hAnsi="DFKai-SB"/>
        </w:rPr>
        <w:t>(</w:t>
      </w:r>
      <w:proofErr w:type="gramEnd"/>
      <w:r w:rsidR="00AB29DD" w:rsidRPr="00FD6110">
        <w:rPr>
          <w:rFonts w:ascii="DFKai-SB" w:eastAsia="DFKai-SB" w:hAnsi="DFKai-SB"/>
        </w:rPr>
        <w:t>2015</w:t>
      </w:r>
      <w:r w:rsidR="00AB29DD">
        <w:rPr>
          <w:rFonts w:ascii="DFKai-SB" w:eastAsia="DFKai-SB" w:hAnsi="DFKai-SB"/>
        </w:rPr>
        <w:t>)</w:t>
      </w:r>
      <w:r w:rsidR="00CE5FBB">
        <w:rPr>
          <w:rFonts w:ascii="DFKai-SB" w:eastAsia="DFKai-SB" w:hAnsi="DFKai-SB"/>
        </w:rPr>
        <w:t>.</w:t>
      </w:r>
      <w:r w:rsidRPr="00FD6110">
        <w:rPr>
          <w:rFonts w:ascii="DFKai-SB" w:eastAsia="DFKai-SB" w:hAnsi="DFKai-SB"/>
        </w:rPr>
        <w:t xml:space="preserve"> </w:t>
      </w:r>
      <w:r w:rsidR="00754A71">
        <w:rPr>
          <w:rFonts w:ascii="DFKai-SB" w:eastAsia="DFKai-SB" w:hAnsi="DFKai-SB"/>
        </w:rPr>
        <w:t>Data</w:t>
      </w:r>
      <w:r w:rsidR="004C6F76">
        <w:rPr>
          <w:rFonts w:ascii="DFKai-SB" w:eastAsia="DFKai-SB" w:hAnsi="DFKai-SB"/>
        </w:rPr>
        <w:t xml:space="preserve"> M</w:t>
      </w:r>
      <w:r w:rsidR="00754A71">
        <w:rPr>
          <w:rFonts w:ascii="DFKai-SB" w:eastAsia="DFKai-SB" w:hAnsi="DFKai-SB"/>
        </w:rPr>
        <w:t xml:space="preserve">ining </w:t>
      </w:r>
      <w:proofErr w:type="gramStart"/>
      <w:r w:rsidR="00754A71">
        <w:rPr>
          <w:rFonts w:ascii="DFKai-SB" w:eastAsia="DFKai-SB" w:hAnsi="DFKai-SB"/>
        </w:rPr>
        <w:t>In</w:t>
      </w:r>
      <w:proofErr w:type="gramEnd"/>
      <w:r w:rsidR="004C6F76">
        <w:rPr>
          <w:rFonts w:ascii="DFKai-SB" w:eastAsia="DFKai-SB" w:hAnsi="DFKai-SB"/>
        </w:rPr>
        <w:t xml:space="preserve"> H</w:t>
      </w:r>
      <w:r w:rsidR="00754A71">
        <w:rPr>
          <w:rFonts w:ascii="DFKai-SB" w:eastAsia="DFKai-SB" w:hAnsi="DFKai-SB"/>
        </w:rPr>
        <w:t>igher</w:t>
      </w:r>
      <w:r w:rsidR="004C6F76">
        <w:rPr>
          <w:rFonts w:ascii="DFKai-SB" w:eastAsia="DFKai-SB" w:hAnsi="DFKai-SB"/>
        </w:rPr>
        <w:t xml:space="preserve"> E</w:t>
      </w:r>
      <w:r w:rsidR="00754A71">
        <w:rPr>
          <w:rFonts w:ascii="DFKai-SB" w:eastAsia="DFKai-SB" w:hAnsi="DFKai-SB"/>
        </w:rPr>
        <w:t>ducation</w:t>
      </w:r>
      <w:r w:rsidRPr="00FD6110">
        <w:rPr>
          <w:rFonts w:ascii="DFKai-SB" w:eastAsia="DFKai-SB" w:hAnsi="DFKai-SB"/>
        </w:rPr>
        <w:t>: U</w:t>
      </w:r>
      <w:r w:rsidR="00754A71">
        <w:rPr>
          <w:rFonts w:ascii="DFKai-SB" w:eastAsia="DFKai-SB" w:hAnsi="DFKai-SB"/>
        </w:rPr>
        <w:t>niversity</w:t>
      </w:r>
      <w:r w:rsidR="001F09B1">
        <w:rPr>
          <w:rFonts w:ascii="DFKai-SB" w:eastAsia="DFKai-SB" w:hAnsi="DFKai-SB"/>
        </w:rPr>
        <w:t xml:space="preserve"> S</w:t>
      </w:r>
      <w:r w:rsidR="00754A71">
        <w:rPr>
          <w:rFonts w:ascii="DFKai-SB" w:eastAsia="DFKai-SB" w:hAnsi="DFKai-SB"/>
        </w:rPr>
        <w:t>tudent</w:t>
      </w:r>
      <w:r w:rsidR="001F09B1">
        <w:rPr>
          <w:rFonts w:ascii="DFKai-SB" w:eastAsia="DFKai-SB" w:hAnsi="DFKai-SB"/>
        </w:rPr>
        <w:t xml:space="preserve"> D</w:t>
      </w:r>
      <w:r w:rsidR="00754A71">
        <w:rPr>
          <w:rFonts w:ascii="DFKai-SB" w:eastAsia="DFKai-SB" w:hAnsi="DFKai-SB"/>
        </w:rPr>
        <w:t>ropout</w:t>
      </w:r>
      <w:r w:rsidR="001F09B1">
        <w:rPr>
          <w:rFonts w:ascii="DFKai-SB" w:eastAsia="DFKai-SB" w:hAnsi="DFKai-SB"/>
        </w:rPr>
        <w:t xml:space="preserve"> C</w:t>
      </w:r>
      <w:r w:rsidR="00754A71">
        <w:rPr>
          <w:rFonts w:ascii="DFKai-SB" w:eastAsia="DFKai-SB" w:hAnsi="DFKai-SB"/>
        </w:rPr>
        <w:t>ase</w:t>
      </w:r>
      <w:r w:rsidR="001F09B1">
        <w:rPr>
          <w:rFonts w:ascii="DFKai-SB" w:eastAsia="DFKai-SB" w:hAnsi="DFKai-SB"/>
        </w:rPr>
        <w:t xml:space="preserve"> S</w:t>
      </w:r>
      <w:r w:rsidR="00754A71">
        <w:rPr>
          <w:rFonts w:ascii="DFKai-SB" w:eastAsia="DFKai-SB" w:hAnsi="DFKai-SB"/>
        </w:rPr>
        <w:t>tudy</w:t>
      </w:r>
      <w:r w:rsidR="00FC264C">
        <w:rPr>
          <w:rFonts w:ascii="DFKai-SB" w:eastAsia="DFKai-SB" w:hAnsi="DFKai-SB"/>
        </w:rPr>
        <w:t>.</w:t>
      </w:r>
      <w:r w:rsidR="003038D5">
        <w:rPr>
          <w:rFonts w:ascii="DFKai-SB" w:eastAsia="DFKai-SB" w:hAnsi="DFKai-SB"/>
        </w:rPr>
        <w:t xml:space="preserve"> </w:t>
      </w:r>
      <w:r w:rsidRPr="00FD6110">
        <w:rPr>
          <w:rFonts w:ascii="DFKai-SB" w:eastAsia="DFKai-SB" w:hAnsi="DFKai-SB"/>
        </w:rPr>
        <w:t>International Journal of Data Mining &amp; Knowledge Management Process (IJDKP) Vol.5, No.1, January.</w:t>
      </w:r>
    </w:p>
    <w:p w14:paraId="2DAFB4F4" w14:textId="281F1902" w:rsidR="00AF7889" w:rsidRPr="00FD6110" w:rsidRDefault="003038D5" w:rsidP="004E7CA2">
      <w:pPr>
        <w:spacing w:line="360" w:lineRule="auto"/>
        <w:ind w:left="480" w:hanging="480"/>
        <w:jc w:val="both"/>
        <w:rPr>
          <w:rFonts w:ascii="DFKai-SB" w:eastAsia="DFKai-SB" w:hAnsi="DFKai-SB"/>
        </w:rPr>
      </w:pPr>
      <w:r>
        <w:rPr>
          <w:rFonts w:ascii="DFKai-SB" w:eastAsia="DFKai-SB" w:hAnsi="DFKai-SB"/>
        </w:rPr>
        <w:lastRenderedPageBreak/>
        <w:t xml:space="preserve">P. </w:t>
      </w:r>
      <w:proofErr w:type="spellStart"/>
      <w:r>
        <w:rPr>
          <w:rFonts w:ascii="DFKai-SB" w:eastAsia="DFKai-SB" w:hAnsi="DFKai-SB"/>
        </w:rPr>
        <w:t>Baepler</w:t>
      </w:r>
      <w:proofErr w:type="spellEnd"/>
      <w:r>
        <w:rPr>
          <w:rFonts w:ascii="DFKai-SB" w:eastAsia="DFKai-SB" w:hAnsi="DFKai-SB"/>
        </w:rPr>
        <w:t xml:space="preserve"> and C. J. </w:t>
      </w:r>
      <w:proofErr w:type="gramStart"/>
      <w:r>
        <w:rPr>
          <w:rFonts w:ascii="DFKai-SB" w:eastAsia="DFKai-SB" w:hAnsi="DFKai-SB"/>
        </w:rPr>
        <w:t>Murdoch(</w:t>
      </w:r>
      <w:proofErr w:type="gramEnd"/>
      <w:r>
        <w:rPr>
          <w:rFonts w:ascii="DFKai-SB" w:eastAsia="DFKai-SB" w:hAnsi="DFKai-SB"/>
        </w:rPr>
        <w:t>2010).</w:t>
      </w:r>
      <w:r w:rsidR="00D073CF">
        <w:rPr>
          <w:rFonts w:ascii="DFKai-SB" w:eastAsia="DFKai-SB" w:hAnsi="DFKai-SB"/>
        </w:rPr>
        <w:t xml:space="preserve"> </w:t>
      </w:r>
      <w:r w:rsidR="00577174" w:rsidRPr="00FD6110">
        <w:rPr>
          <w:rFonts w:ascii="DFKai-SB" w:eastAsia="DFKai-SB" w:hAnsi="DFKai-SB"/>
        </w:rPr>
        <w:t>Academic Analytics and D</w:t>
      </w:r>
      <w:r w:rsidR="00A8116F">
        <w:rPr>
          <w:rFonts w:ascii="DFKai-SB" w:eastAsia="DFKai-SB" w:hAnsi="DFKai-SB"/>
        </w:rPr>
        <w:t>ata Mining in Higher Education.</w:t>
      </w:r>
      <w:r w:rsidR="00577174" w:rsidRPr="00FD6110">
        <w:rPr>
          <w:rFonts w:ascii="DFKai-SB" w:eastAsia="DFKai-SB" w:hAnsi="DFKai-SB"/>
        </w:rPr>
        <w:t xml:space="preserve"> International Journal for the Scholarship of Teaching and Learnin</w:t>
      </w:r>
      <w:r>
        <w:rPr>
          <w:rFonts w:ascii="DFKai-SB" w:eastAsia="DFKai-SB" w:hAnsi="DFKai-SB"/>
        </w:rPr>
        <w:t>g, vol. 4, no. 2, pp. 1-9.</w:t>
      </w:r>
    </w:p>
    <w:p w14:paraId="48BDD021" w14:textId="4E2AB984" w:rsidR="00AF7889" w:rsidRPr="00FD6110" w:rsidRDefault="00577174" w:rsidP="004E7CA2">
      <w:pPr>
        <w:spacing w:line="360" w:lineRule="auto"/>
        <w:ind w:left="480" w:hanging="480"/>
        <w:jc w:val="both"/>
        <w:rPr>
          <w:rFonts w:ascii="DFKai-SB" w:eastAsia="DFKai-SB" w:hAnsi="DFKai-SB"/>
        </w:rPr>
      </w:pPr>
      <w:r w:rsidRPr="00FD6110">
        <w:rPr>
          <w:rFonts w:ascii="DFKai-SB" w:eastAsia="DFKai-SB" w:hAnsi="DFKai-SB"/>
        </w:rPr>
        <w:t xml:space="preserve">U. M. Fayyad, G. </w:t>
      </w:r>
      <w:proofErr w:type="spellStart"/>
      <w:r w:rsidRPr="00FD6110">
        <w:rPr>
          <w:rFonts w:ascii="DFKai-SB" w:eastAsia="DFKai-SB" w:hAnsi="DFKai-SB"/>
        </w:rPr>
        <w:t>Piatetsky</w:t>
      </w:r>
      <w:proofErr w:type="spellEnd"/>
      <w:r w:rsidRPr="00FD6110">
        <w:rPr>
          <w:rFonts w:ascii="DFKai-SB" w:eastAsia="DFKai-SB" w:hAnsi="DFKai-SB"/>
        </w:rPr>
        <w:t>-Shapi</w:t>
      </w:r>
      <w:r w:rsidR="001D3B58">
        <w:rPr>
          <w:rFonts w:ascii="DFKai-SB" w:eastAsia="DFKai-SB" w:hAnsi="DFKai-SB"/>
        </w:rPr>
        <w:t xml:space="preserve">ro, P. Smyth and R. </w:t>
      </w:r>
      <w:proofErr w:type="spellStart"/>
      <w:proofErr w:type="gramStart"/>
      <w:r w:rsidR="001D3B58">
        <w:rPr>
          <w:rFonts w:ascii="DFKai-SB" w:eastAsia="DFKai-SB" w:hAnsi="DFKai-SB"/>
        </w:rPr>
        <w:t>Uthurusamy</w:t>
      </w:r>
      <w:proofErr w:type="spellEnd"/>
      <w:r w:rsidR="001D3B58">
        <w:rPr>
          <w:rFonts w:ascii="DFKai-SB" w:eastAsia="DFKai-SB" w:hAnsi="DFKai-SB"/>
        </w:rPr>
        <w:t>(</w:t>
      </w:r>
      <w:proofErr w:type="gramEnd"/>
      <w:r w:rsidR="001D3B58">
        <w:rPr>
          <w:rFonts w:ascii="DFKai-SB" w:eastAsia="DFKai-SB" w:hAnsi="DFKai-SB"/>
        </w:rPr>
        <w:t>1996).</w:t>
      </w:r>
      <w:r w:rsidR="00091643">
        <w:rPr>
          <w:rFonts w:ascii="DFKai-SB" w:eastAsia="DFKai-SB" w:hAnsi="DFKai-SB"/>
        </w:rPr>
        <w:t xml:space="preserve"> </w:t>
      </w:r>
      <w:r w:rsidRPr="00FD6110">
        <w:rPr>
          <w:rFonts w:ascii="DFKai-SB" w:eastAsia="DFKai-SB" w:hAnsi="DFKai-SB"/>
        </w:rPr>
        <w:t>Advances in knowledge d</w:t>
      </w:r>
      <w:r w:rsidR="001D3B58">
        <w:rPr>
          <w:rFonts w:ascii="DFKai-SB" w:eastAsia="DFKai-SB" w:hAnsi="DFKai-SB"/>
        </w:rPr>
        <w:t xml:space="preserve">iscovery and data mining. </w:t>
      </w:r>
    </w:p>
    <w:p w14:paraId="34E65383" w14:textId="374B2F47" w:rsidR="00AF7889" w:rsidRPr="00FD6110" w:rsidRDefault="00577174" w:rsidP="004E7CA2">
      <w:pPr>
        <w:spacing w:line="360" w:lineRule="auto"/>
        <w:ind w:left="480" w:hanging="480"/>
        <w:jc w:val="both"/>
        <w:rPr>
          <w:rFonts w:ascii="DFKai-SB" w:eastAsia="DFKai-SB" w:hAnsi="DFKai-SB"/>
        </w:rPr>
      </w:pPr>
      <w:r w:rsidRPr="00FD6110">
        <w:rPr>
          <w:rFonts w:ascii="DFKai-SB" w:eastAsia="DFKai-SB" w:hAnsi="DFKai-SB"/>
        </w:rPr>
        <w:t>R</w:t>
      </w:r>
      <w:r w:rsidR="00091643">
        <w:rPr>
          <w:rFonts w:ascii="DFKai-SB" w:eastAsia="DFKai-SB" w:hAnsi="DFKai-SB"/>
        </w:rPr>
        <w:t xml:space="preserve">. S. J. D. Baker and K. </w:t>
      </w:r>
      <w:proofErr w:type="spellStart"/>
      <w:proofErr w:type="gramStart"/>
      <w:r w:rsidR="00091643">
        <w:rPr>
          <w:rFonts w:ascii="DFKai-SB" w:eastAsia="DFKai-SB" w:hAnsi="DFKai-SB"/>
        </w:rPr>
        <w:t>Yacef</w:t>
      </w:r>
      <w:proofErr w:type="spellEnd"/>
      <w:r w:rsidR="00091643">
        <w:rPr>
          <w:rFonts w:ascii="DFKai-SB" w:eastAsia="DFKai-SB" w:hAnsi="DFKai-SB"/>
        </w:rPr>
        <w:t>(</w:t>
      </w:r>
      <w:proofErr w:type="gramEnd"/>
      <w:r w:rsidR="00091643">
        <w:rPr>
          <w:rFonts w:ascii="DFKai-SB" w:eastAsia="DFKai-SB" w:hAnsi="DFKai-SB"/>
        </w:rPr>
        <w:t xml:space="preserve">2009). </w:t>
      </w:r>
      <w:r w:rsidRPr="00FD6110">
        <w:rPr>
          <w:rFonts w:ascii="DFKai-SB" w:eastAsia="DFKai-SB" w:hAnsi="DFKai-SB"/>
        </w:rPr>
        <w:t xml:space="preserve">The State of Educational Data Mining in </w:t>
      </w:r>
      <w:proofErr w:type="gramStart"/>
      <w:r w:rsidRPr="00FD6110">
        <w:rPr>
          <w:rFonts w:ascii="DFKai-SB" w:eastAsia="DFKai-SB" w:hAnsi="DFKai-SB"/>
        </w:rPr>
        <w:t>2009</w:t>
      </w:r>
      <w:r w:rsidR="003152DB">
        <w:rPr>
          <w:rFonts w:ascii="DFKai-SB" w:eastAsia="DFKai-SB" w:hAnsi="DFKai-SB"/>
        </w:rPr>
        <w:t xml:space="preserve"> :</w:t>
      </w:r>
      <w:proofErr w:type="gramEnd"/>
      <w:r w:rsidR="003152DB">
        <w:rPr>
          <w:rFonts w:ascii="DFKai-SB" w:eastAsia="DFKai-SB" w:hAnsi="DFKai-SB"/>
        </w:rPr>
        <w:t xml:space="preserve"> A Review and Future Visions.</w:t>
      </w:r>
      <w:r w:rsidRPr="00FD6110">
        <w:rPr>
          <w:rFonts w:ascii="DFKai-SB" w:eastAsia="DFKai-SB" w:hAnsi="DFKai-SB"/>
        </w:rPr>
        <w:t xml:space="preserve"> Journal of Educational Data Mining, vol. 1, no. </w:t>
      </w:r>
      <w:r w:rsidR="00BC463C">
        <w:rPr>
          <w:rFonts w:ascii="DFKai-SB" w:eastAsia="DFKai-SB" w:hAnsi="DFKai-SB"/>
        </w:rPr>
        <w:t>1, pp. 3-16.</w:t>
      </w:r>
    </w:p>
    <w:p w14:paraId="031E940C" w14:textId="2CCC8C8A" w:rsidR="00AF7889" w:rsidRPr="00FD6110" w:rsidRDefault="00577174" w:rsidP="004E7CA2">
      <w:pPr>
        <w:spacing w:line="360" w:lineRule="auto"/>
        <w:ind w:left="480" w:hanging="480"/>
        <w:jc w:val="both"/>
        <w:rPr>
          <w:rFonts w:ascii="DFKai-SB" w:eastAsia="DFKai-SB" w:hAnsi="DFKai-SB"/>
        </w:rPr>
      </w:pPr>
      <w:r w:rsidRPr="00FD6110">
        <w:rPr>
          <w:rFonts w:ascii="DFKai-SB" w:eastAsia="DFKai-SB" w:hAnsi="DFKai-SB"/>
        </w:rPr>
        <w:t>A. AL-Malaise</w:t>
      </w:r>
      <w:r w:rsidR="00B87E66">
        <w:rPr>
          <w:rFonts w:ascii="DFKai-SB" w:eastAsia="DFKai-SB" w:hAnsi="DFKai-SB"/>
        </w:rPr>
        <w:t xml:space="preserve">, A. </w:t>
      </w:r>
      <w:proofErr w:type="spellStart"/>
      <w:r w:rsidR="00B87E66">
        <w:rPr>
          <w:rFonts w:ascii="DFKai-SB" w:eastAsia="DFKai-SB" w:hAnsi="DFKai-SB"/>
        </w:rPr>
        <w:t>Malibari</w:t>
      </w:r>
      <w:proofErr w:type="spellEnd"/>
      <w:r w:rsidR="00B87E66">
        <w:rPr>
          <w:rFonts w:ascii="DFKai-SB" w:eastAsia="DFKai-SB" w:hAnsi="DFKai-SB"/>
        </w:rPr>
        <w:t xml:space="preserve"> and M. </w:t>
      </w:r>
      <w:proofErr w:type="spellStart"/>
      <w:proofErr w:type="gramStart"/>
      <w:r w:rsidR="00B87E66">
        <w:rPr>
          <w:rFonts w:ascii="DFKai-SB" w:eastAsia="DFKai-SB" w:hAnsi="DFKai-SB"/>
        </w:rPr>
        <w:t>Alkhozae</w:t>
      </w:r>
      <w:proofErr w:type="spellEnd"/>
      <w:r w:rsidR="00B87E66">
        <w:rPr>
          <w:rFonts w:ascii="DFKai-SB" w:eastAsia="DFKai-SB" w:hAnsi="DFKai-SB"/>
        </w:rPr>
        <w:t>(</w:t>
      </w:r>
      <w:proofErr w:type="gramEnd"/>
      <w:r w:rsidR="00B87E66">
        <w:rPr>
          <w:rFonts w:ascii="DFKai-SB" w:eastAsia="DFKai-SB" w:hAnsi="DFKai-SB"/>
        </w:rPr>
        <w:t>2014). Students</w:t>
      </w:r>
      <w:r w:rsidR="00B87E66">
        <w:rPr>
          <w:rFonts w:ascii="DFKai-SB" w:eastAsia="DFKai-SB" w:hAnsi="DFKai-SB"/>
          <w:lang w:eastAsia="zh-TW"/>
        </w:rPr>
        <w:t>’</w:t>
      </w:r>
      <w:r w:rsidRPr="00FD6110">
        <w:rPr>
          <w:rFonts w:ascii="DFKai-SB" w:eastAsia="DFKai-SB" w:hAnsi="DFKai-SB"/>
        </w:rPr>
        <w:t xml:space="preserve"> P</w:t>
      </w:r>
      <w:r w:rsidR="00B87E66">
        <w:rPr>
          <w:rFonts w:ascii="DFKai-SB" w:eastAsia="DFKai-SB" w:hAnsi="DFKai-SB"/>
        </w:rPr>
        <w:t>erformance</w:t>
      </w:r>
      <w:r w:rsidRPr="00FD6110">
        <w:rPr>
          <w:rFonts w:ascii="DFKai-SB" w:eastAsia="DFKai-SB" w:hAnsi="DFKai-SB"/>
        </w:rPr>
        <w:t xml:space="preserve"> P</w:t>
      </w:r>
      <w:r w:rsidR="00B87E66">
        <w:rPr>
          <w:rFonts w:ascii="DFKai-SB" w:eastAsia="DFKai-SB" w:hAnsi="DFKai-SB"/>
        </w:rPr>
        <w:t>rediction</w:t>
      </w:r>
      <w:r w:rsidRPr="00FD6110">
        <w:rPr>
          <w:rFonts w:ascii="DFKai-SB" w:eastAsia="DFKai-SB" w:hAnsi="DFKai-SB"/>
        </w:rPr>
        <w:t xml:space="preserve"> S</w:t>
      </w:r>
      <w:r w:rsidR="00B87E66">
        <w:rPr>
          <w:rFonts w:ascii="DFKai-SB" w:eastAsia="DFKai-SB" w:hAnsi="DFKai-SB"/>
        </w:rPr>
        <w:t>ystem</w:t>
      </w:r>
      <w:r w:rsidRPr="00FD6110">
        <w:rPr>
          <w:rFonts w:ascii="DFKai-SB" w:eastAsia="DFKai-SB" w:hAnsi="DFKai-SB"/>
        </w:rPr>
        <w:t xml:space="preserve"> U</w:t>
      </w:r>
      <w:r w:rsidR="00B87E66">
        <w:rPr>
          <w:rFonts w:ascii="DFKai-SB" w:eastAsia="DFKai-SB" w:hAnsi="DFKai-SB"/>
        </w:rPr>
        <w:t>sing</w:t>
      </w:r>
      <w:r w:rsidRPr="00FD6110">
        <w:rPr>
          <w:rFonts w:ascii="DFKai-SB" w:eastAsia="DFKai-SB" w:hAnsi="DFKai-SB"/>
        </w:rPr>
        <w:t xml:space="preserve"> M</w:t>
      </w:r>
      <w:r w:rsidR="00B87E66">
        <w:rPr>
          <w:rFonts w:ascii="DFKai-SB" w:eastAsia="DFKai-SB" w:hAnsi="DFKai-SB"/>
        </w:rPr>
        <w:t>ulti</w:t>
      </w:r>
      <w:r w:rsidRPr="00FD6110">
        <w:rPr>
          <w:rFonts w:ascii="DFKai-SB" w:eastAsia="DFKai-SB" w:hAnsi="DFKai-SB"/>
        </w:rPr>
        <w:t xml:space="preserve"> A</w:t>
      </w:r>
      <w:r w:rsidR="00B87E66">
        <w:rPr>
          <w:rFonts w:ascii="DFKai-SB" w:eastAsia="DFKai-SB" w:hAnsi="DFKai-SB"/>
        </w:rPr>
        <w:t>gent</w:t>
      </w:r>
      <w:r w:rsidRPr="00FD6110">
        <w:rPr>
          <w:rFonts w:ascii="DFKai-SB" w:eastAsia="DFKai-SB" w:hAnsi="DFKai-SB"/>
        </w:rPr>
        <w:t xml:space="preserve"> D</w:t>
      </w:r>
      <w:r w:rsidR="00B87E66">
        <w:rPr>
          <w:rFonts w:ascii="DFKai-SB" w:eastAsia="DFKai-SB" w:hAnsi="DFKai-SB"/>
        </w:rPr>
        <w:t>ata</w:t>
      </w:r>
      <w:r w:rsidRPr="00FD6110">
        <w:rPr>
          <w:rFonts w:ascii="DFKai-SB" w:eastAsia="DFKai-SB" w:hAnsi="DFKai-SB"/>
        </w:rPr>
        <w:t xml:space="preserve"> M</w:t>
      </w:r>
      <w:r w:rsidR="00B87E66">
        <w:rPr>
          <w:rFonts w:ascii="DFKai-SB" w:eastAsia="DFKai-SB" w:hAnsi="DFKai-SB"/>
        </w:rPr>
        <w:t>ining</w:t>
      </w:r>
      <w:r w:rsidRPr="00FD6110">
        <w:rPr>
          <w:rFonts w:ascii="DFKai-SB" w:eastAsia="DFKai-SB" w:hAnsi="DFKai-SB"/>
        </w:rPr>
        <w:t xml:space="preserve"> T</w:t>
      </w:r>
      <w:r w:rsidR="00BE2DEC">
        <w:rPr>
          <w:rFonts w:ascii="DFKai-SB" w:eastAsia="DFKai-SB" w:hAnsi="DFKai-SB"/>
        </w:rPr>
        <w:t xml:space="preserve">echnique. </w:t>
      </w:r>
      <w:r w:rsidRPr="00FD6110">
        <w:rPr>
          <w:rFonts w:ascii="DFKai-SB" w:eastAsia="DFKai-SB" w:hAnsi="DFKai-SB"/>
        </w:rPr>
        <w:t>International Journal of Data Mining &amp; Knowledge Managemen</w:t>
      </w:r>
      <w:r w:rsidR="0035253B">
        <w:rPr>
          <w:rFonts w:ascii="DFKai-SB" w:eastAsia="DFKai-SB" w:hAnsi="DFKai-SB"/>
        </w:rPr>
        <w:t>t Process (IJDKP</w:t>
      </w:r>
      <w:proofErr w:type="gramStart"/>
      <w:r w:rsidR="0035253B">
        <w:rPr>
          <w:rFonts w:ascii="DFKai-SB" w:eastAsia="DFKai-SB" w:hAnsi="DFKai-SB"/>
        </w:rPr>
        <w:t>) ,</w:t>
      </w:r>
      <w:proofErr w:type="gramEnd"/>
      <w:r w:rsidR="0035253B">
        <w:rPr>
          <w:rFonts w:ascii="DFKai-SB" w:eastAsia="DFKai-SB" w:hAnsi="DFKai-SB"/>
        </w:rPr>
        <w:t xml:space="preserve"> vol. 4</w:t>
      </w:r>
      <w:r w:rsidRPr="00FD6110">
        <w:rPr>
          <w:rFonts w:ascii="DFKai-SB" w:eastAsia="DFKai-SB" w:hAnsi="DFKai-SB"/>
        </w:rPr>
        <w:t>.</w:t>
      </w:r>
    </w:p>
    <w:p w14:paraId="47224077" w14:textId="66679BB3" w:rsidR="00AF7889" w:rsidRPr="00FD6110" w:rsidRDefault="00577174" w:rsidP="004E7CA2">
      <w:pPr>
        <w:spacing w:line="360" w:lineRule="auto"/>
        <w:ind w:left="480" w:hanging="480"/>
        <w:jc w:val="both"/>
        <w:rPr>
          <w:rFonts w:ascii="DFKai-SB" w:eastAsia="DFKai-SB" w:hAnsi="DFKai-SB"/>
        </w:rPr>
      </w:pPr>
      <w:r w:rsidRPr="00FD6110">
        <w:rPr>
          <w:rFonts w:ascii="DFKai-SB" w:eastAsia="DFKai-SB" w:hAnsi="DFKai-SB"/>
        </w:rPr>
        <w:t xml:space="preserve">B. </w:t>
      </w:r>
      <w:proofErr w:type="spellStart"/>
      <w:r w:rsidRPr="00FD6110">
        <w:rPr>
          <w:rFonts w:ascii="DFKai-SB" w:eastAsia="DFKai-SB" w:hAnsi="DFKai-SB"/>
        </w:rPr>
        <w:t>Baradwaj</w:t>
      </w:r>
      <w:proofErr w:type="spellEnd"/>
      <w:r w:rsidRPr="00FD6110">
        <w:rPr>
          <w:rFonts w:ascii="DFKai-SB" w:eastAsia="DFKai-SB" w:hAnsi="DFKai-SB"/>
        </w:rPr>
        <w:t xml:space="preserve"> and S.</w:t>
      </w:r>
      <w:r w:rsidR="00AD2028">
        <w:rPr>
          <w:rFonts w:ascii="DFKai-SB" w:eastAsia="DFKai-SB" w:hAnsi="DFKai-SB"/>
        </w:rPr>
        <w:t xml:space="preserve"> </w:t>
      </w:r>
      <w:proofErr w:type="gramStart"/>
      <w:r w:rsidR="00AD2028">
        <w:rPr>
          <w:rFonts w:ascii="DFKai-SB" w:eastAsia="DFKai-SB" w:hAnsi="DFKai-SB"/>
        </w:rPr>
        <w:t>Pal(</w:t>
      </w:r>
      <w:proofErr w:type="gramEnd"/>
      <w:r w:rsidR="00AD2028">
        <w:rPr>
          <w:rFonts w:ascii="DFKai-SB" w:eastAsia="DFKai-SB" w:hAnsi="DFKai-SB"/>
        </w:rPr>
        <w:t>2012).</w:t>
      </w:r>
      <w:r w:rsidR="00E74BAB">
        <w:rPr>
          <w:rFonts w:ascii="DFKai-SB" w:eastAsia="DFKai-SB" w:hAnsi="DFKai-SB"/>
        </w:rPr>
        <w:t xml:space="preserve"> </w:t>
      </w:r>
      <w:r w:rsidRPr="00FD6110">
        <w:rPr>
          <w:rFonts w:ascii="DFKai-SB" w:eastAsia="DFKai-SB" w:hAnsi="DFKai-SB"/>
        </w:rPr>
        <w:t>Mining educational data to</w:t>
      </w:r>
      <w:r w:rsidR="00E74BAB">
        <w:rPr>
          <w:rFonts w:ascii="DFKai-SB" w:eastAsia="DFKai-SB" w:hAnsi="DFKai-SB"/>
        </w:rPr>
        <w:t xml:space="preserve"> analyze student’s performance.</w:t>
      </w:r>
      <w:r w:rsidRPr="00FD6110">
        <w:rPr>
          <w:rFonts w:ascii="DFKai-SB" w:eastAsia="DFKai-SB" w:hAnsi="DFKai-SB"/>
        </w:rPr>
        <w:t xml:space="preserve"> </w:t>
      </w:r>
      <w:proofErr w:type="spellStart"/>
      <w:r w:rsidRPr="00FD6110">
        <w:rPr>
          <w:rFonts w:ascii="DFKai-SB" w:eastAsia="DFKai-SB" w:hAnsi="DFKai-SB"/>
        </w:rPr>
        <w:t>Internation</w:t>
      </w:r>
      <w:proofErr w:type="spellEnd"/>
      <w:r w:rsidRPr="00FD6110">
        <w:rPr>
          <w:rFonts w:ascii="DFKai-SB" w:eastAsia="DFKai-SB" w:hAnsi="DFKai-SB"/>
        </w:rPr>
        <w:t xml:space="preserve"> Journal </w:t>
      </w:r>
      <w:proofErr w:type="spellStart"/>
      <w:r w:rsidRPr="00FD6110">
        <w:rPr>
          <w:rFonts w:ascii="DFKai-SB" w:eastAsia="DFKai-SB" w:hAnsi="DFKai-SB"/>
        </w:rPr>
        <w:t>od</w:t>
      </w:r>
      <w:proofErr w:type="spellEnd"/>
      <w:r w:rsidRPr="00FD6110">
        <w:rPr>
          <w:rFonts w:ascii="DFKai-SB" w:eastAsia="DFKai-SB" w:hAnsi="DFKai-SB"/>
        </w:rPr>
        <w:t xml:space="preserve"> </w:t>
      </w:r>
      <w:proofErr w:type="spellStart"/>
      <w:r w:rsidRPr="00FD6110">
        <w:rPr>
          <w:rFonts w:ascii="DFKai-SB" w:eastAsia="DFKai-SB" w:hAnsi="DFKai-SB"/>
        </w:rPr>
        <w:t>Advamced</w:t>
      </w:r>
      <w:proofErr w:type="spellEnd"/>
      <w:r w:rsidRPr="00FD6110">
        <w:rPr>
          <w:rFonts w:ascii="DFKai-SB" w:eastAsia="DFKai-SB" w:hAnsi="DFKai-SB"/>
        </w:rPr>
        <w:t xml:space="preserve"> Computer Science and Applications</w:t>
      </w:r>
      <w:r w:rsidR="00BA6B35">
        <w:rPr>
          <w:rFonts w:ascii="DFKai-SB" w:eastAsia="DFKai-SB" w:hAnsi="DFKai-SB"/>
        </w:rPr>
        <w:t>, vol. 2, no. 6, pp. 63-69</w:t>
      </w:r>
      <w:r w:rsidRPr="00FD6110">
        <w:rPr>
          <w:rFonts w:ascii="DFKai-SB" w:eastAsia="DFKai-SB" w:hAnsi="DFKai-SB"/>
        </w:rPr>
        <w:t>.</w:t>
      </w:r>
    </w:p>
    <w:p w14:paraId="080FE03D" w14:textId="5BE0A2D5" w:rsidR="00AF7889" w:rsidRPr="00FD6110" w:rsidRDefault="004D6492" w:rsidP="004E7CA2">
      <w:pPr>
        <w:spacing w:line="360" w:lineRule="auto"/>
        <w:ind w:left="480" w:hanging="480"/>
        <w:jc w:val="both"/>
        <w:rPr>
          <w:rFonts w:ascii="DFKai-SB" w:eastAsia="DFKai-SB" w:hAnsi="DFKai-SB"/>
        </w:rPr>
      </w:pPr>
      <w:proofErr w:type="spellStart"/>
      <w:r>
        <w:rPr>
          <w:rFonts w:ascii="DFKai-SB" w:eastAsia="DFKai-SB" w:hAnsi="DFKai-SB"/>
        </w:rPr>
        <w:t>Gerben</w:t>
      </w:r>
      <w:proofErr w:type="spellEnd"/>
      <w:r>
        <w:rPr>
          <w:rFonts w:ascii="DFKai-SB" w:eastAsia="DFKai-SB" w:hAnsi="DFKai-SB"/>
        </w:rPr>
        <w:t xml:space="preserve"> W. Dekker, </w:t>
      </w:r>
      <w:proofErr w:type="spellStart"/>
      <w:r>
        <w:rPr>
          <w:rFonts w:ascii="DFKai-SB" w:eastAsia="DFKai-SB" w:hAnsi="DFKai-SB"/>
        </w:rPr>
        <w:t>Mykola</w:t>
      </w:r>
      <w:proofErr w:type="spellEnd"/>
      <w:r>
        <w:rPr>
          <w:rFonts w:ascii="DFKai-SB" w:eastAsia="DFKai-SB" w:hAnsi="DFKai-SB"/>
        </w:rPr>
        <w:t xml:space="preserve"> </w:t>
      </w:r>
      <w:proofErr w:type="spellStart"/>
      <w:r>
        <w:rPr>
          <w:rFonts w:ascii="DFKai-SB" w:eastAsia="DFKai-SB" w:hAnsi="DFKai-SB"/>
        </w:rPr>
        <w:t>Pechenizkiy</w:t>
      </w:r>
      <w:proofErr w:type="spellEnd"/>
      <w:r w:rsidR="00F324D6">
        <w:rPr>
          <w:rFonts w:ascii="DFKai-SB" w:eastAsia="DFKai-SB" w:hAnsi="DFKai-SB"/>
        </w:rPr>
        <w:t xml:space="preserve"> and Jan M. </w:t>
      </w:r>
      <w:proofErr w:type="spellStart"/>
      <w:proofErr w:type="gramStart"/>
      <w:r w:rsidR="00F324D6">
        <w:rPr>
          <w:rFonts w:ascii="DFKai-SB" w:eastAsia="DFKai-SB" w:hAnsi="DFKai-SB"/>
        </w:rPr>
        <w:t>Vleeshouwers</w:t>
      </w:r>
      <w:proofErr w:type="spellEnd"/>
      <w:r w:rsidR="00F324D6">
        <w:rPr>
          <w:rFonts w:ascii="DFKai-SB" w:eastAsia="DFKai-SB" w:hAnsi="DFKai-SB"/>
        </w:rPr>
        <w:t>(</w:t>
      </w:r>
      <w:proofErr w:type="gramEnd"/>
      <w:r w:rsidR="00F324D6">
        <w:rPr>
          <w:rFonts w:ascii="DFKai-SB" w:eastAsia="DFKai-SB" w:hAnsi="DFKai-SB"/>
        </w:rPr>
        <w:t xml:space="preserve">2009). </w:t>
      </w:r>
      <w:r w:rsidR="00577174" w:rsidRPr="00FD6110">
        <w:rPr>
          <w:rFonts w:ascii="DFKai-SB" w:eastAsia="DFKai-SB" w:hAnsi="DFKai-SB"/>
        </w:rPr>
        <w:t xml:space="preserve">Predicting Students Drop Out: A Case </w:t>
      </w:r>
      <w:proofErr w:type="gramStart"/>
      <w:r w:rsidR="00577174" w:rsidRPr="00FD6110">
        <w:rPr>
          <w:rFonts w:ascii="DFKai-SB" w:eastAsia="DFKai-SB" w:hAnsi="DFKai-SB"/>
        </w:rPr>
        <w:t xml:space="preserve">Study </w:t>
      </w:r>
      <w:r w:rsidR="00196CB8">
        <w:rPr>
          <w:rFonts w:ascii="DFKai-SB" w:eastAsia="DFKai-SB" w:hAnsi="DFKai-SB"/>
        </w:rPr>
        <w:t>.</w:t>
      </w:r>
      <w:r w:rsidR="00577174" w:rsidRPr="00FD6110">
        <w:rPr>
          <w:rFonts w:ascii="DFKai-SB" w:eastAsia="DFKai-SB" w:hAnsi="DFKai-SB"/>
        </w:rPr>
        <w:t>International</w:t>
      </w:r>
      <w:proofErr w:type="gramEnd"/>
      <w:r w:rsidR="00577174" w:rsidRPr="00FD6110">
        <w:rPr>
          <w:rFonts w:ascii="DFKai-SB" w:eastAsia="DFKai-SB" w:hAnsi="DFKai-SB"/>
        </w:rPr>
        <w:t xml:space="preserve"> Conference on Educational Data Mining (EDM) , 2n</w:t>
      </w:r>
      <w:r w:rsidR="00F324D6">
        <w:rPr>
          <w:rFonts w:ascii="DFKai-SB" w:eastAsia="DFKai-SB" w:hAnsi="DFKai-SB"/>
        </w:rPr>
        <w:t>d, Cordoba, Spain, Jul 1-3</w:t>
      </w:r>
      <w:r w:rsidR="00577174" w:rsidRPr="00FD6110">
        <w:rPr>
          <w:rFonts w:ascii="DFKai-SB" w:eastAsia="DFKai-SB" w:hAnsi="DFKai-SB"/>
        </w:rPr>
        <w:t>.</w:t>
      </w:r>
    </w:p>
    <w:p w14:paraId="641A47D2" w14:textId="2934D2CA" w:rsidR="00AF7889" w:rsidRPr="00FD6110" w:rsidRDefault="001523B8" w:rsidP="004E7CA2">
      <w:pPr>
        <w:spacing w:line="360" w:lineRule="auto"/>
        <w:ind w:left="480" w:hanging="480"/>
        <w:jc w:val="both"/>
        <w:rPr>
          <w:rFonts w:ascii="DFKai-SB" w:eastAsia="DFKai-SB" w:hAnsi="DFKai-SB"/>
        </w:rPr>
      </w:pPr>
      <w:r>
        <w:rPr>
          <w:rFonts w:ascii="DFKai-SB" w:eastAsia="DFKai-SB" w:hAnsi="DFKai-SB"/>
        </w:rPr>
        <w:t>Cortez, P., and</w:t>
      </w:r>
      <w:r w:rsidR="00577174" w:rsidRPr="00FD6110">
        <w:rPr>
          <w:rFonts w:ascii="DFKai-SB" w:eastAsia="DFKai-SB" w:hAnsi="DFKai-SB"/>
        </w:rPr>
        <w:t xml:space="preserve"> Silva, A.,</w:t>
      </w:r>
      <w:r w:rsidR="00626404">
        <w:rPr>
          <w:rFonts w:ascii="DFKai-SB" w:eastAsia="DFKai-SB" w:hAnsi="DFKai-SB"/>
        </w:rPr>
        <w:t xml:space="preserve"> </w:t>
      </w:r>
      <w:r w:rsidR="000979B1">
        <w:rPr>
          <w:rFonts w:ascii="DFKai-SB" w:eastAsia="DFKai-SB" w:hAnsi="DFKai-SB"/>
        </w:rPr>
        <w:t>(2008).</w:t>
      </w:r>
      <w:r w:rsidR="00577174" w:rsidRPr="00FD6110">
        <w:rPr>
          <w:rFonts w:ascii="DFKai-SB" w:eastAsia="DFKai-SB" w:hAnsi="DFKai-SB"/>
        </w:rPr>
        <w:t xml:space="preserve"> Using data mining to predict secon</w:t>
      </w:r>
      <w:r w:rsidR="005A29D3">
        <w:rPr>
          <w:rFonts w:ascii="DFKai-SB" w:eastAsia="DFKai-SB" w:hAnsi="DFKai-SB"/>
        </w:rPr>
        <w:t xml:space="preserve">dary school student </w:t>
      </w:r>
      <w:proofErr w:type="spellStart"/>
      <w:r w:rsidR="005A29D3">
        <w:rPr>
          <w:rFonts w:ascii="DFKai-SB" w:eastAsia="DFKai-SB" w:hAnsi="DFKai-SB"/>
        </w:rPr>
        <w:t>performanc</w:t>
      </w:r>
      <w:proofErr w:type="spellEnd"/>
      <w:r w:rsidR="005A29D3">
        <w:rPr>
          <w:rFonts w:ascii="DFKai-SB" w:eastAsia="DFKai-SB" w:hAnsi="DFKai-SB"/>
        </w:rPr>
        <w:t>.</w:t>
      </w:r>
    </w:p>
    <w:p w14:paraId="0683EB3E" w14:textId="6557F1B1" w:rsidR="00AF7889" w:rsidRPr="00FD6110" w:rsidRDefault="001523B8" w:rsidP="008D7F14">
      <w:pPr>
        <w:spacing w:line="360" w:lineRule="auto"/>
        <w:ind w:left="480" w:hanging="480"/>
        <w:jc w:val="both"/>
        <w:rPr>
          <w:rFonts w:ascii="DFKai-SB" w:eastAsia="DFKai-SB" w:hAnsi="DFKai-SB"/>
        </w:rPr>
      </w:pPr>
      <w:r>
        <w:rPr>
          <w:rFonts w:ascii="DFKai-SB" w:eastAsia="DFKai-SB" w:hAnsi="DFKai-SB"/>
        </w:rPr>
        <w:t>Pyke, S. W., and</w:t>
      </w:r>
      <w:r w:rsidR="00577174" w:rsidRPr="00FD6110">
        <w:rPr>
          <w:rFonts w:ascii="DFKai-SB" w:eastAsia="DFKai-SB" w:hAnsi="DFKai-SB"/>
        </w:rPr>
        <w:t xml:space="preserve"> Sheridan, P. M.,</w:t>
      </w:r>
      <w:r w:rsidR="00626404">
        <w:rPr>
          <w:rFonts w:ascii="DFKai-SB" w:eastAsia="DFKai-SB" w:hAnsi="DFKai-SB"/>
        </w:rPr>
        <w:t xml:space="preserve"> </w:t>
      </w:r>
      <w:r w:rsidR="00695D22">
        <w:rPr>
          <w:rFonts w:ascii="DFKai-SB" w:eastAsia="DFKai-SB" w:hAnsi="DFKai-SB"/>
        </w:rPr>
        <w:t>(1993).</w:t>
      </w:r>
      <w:r w:rsidR="00577174" w:rsidRPr="00FD6110">
        <w:rPr>
          <w:rFonts w:ascii="DFKai-SB" w:eastAsia="DFKai-SB" w:hAnsi="DFKai-SB"/>
        </w:rPr>
        <w:t xml:space="preserve"> Logistic regression analysis of graduate student </w:t>
      </w:r>
      <w:proofErr w:type="spellStart"/>
      <w:proofErr w:type="gramStart"/>
      <w:r w:rsidR="00577174" w:rsidRPr="00FD6110">
        <w:rPr>
          <w:rFonts w:ascii="DFKai-SB" w:eastAsia="DFKai-SB" w:hAnsi="DFKai-SB"/>
        </w:rPr>
        <w:t>retention.Canadian</w:t>
      </w:r>
      <w:proofErr w:type="spellEnd"/>
      <w:proofErr w:type="gramEnd"/>
      <w:r w:rsidR="00577174" w:rsidRPr="00FD6110">
        <w:rPr>
          <w:rFonts w:ascii="DFKai-SB" w:eastAsia="DFKai-SB" w:hAnsi="DFKai-SB"/>
        </w:rPr>
        <w:t xml:space="preserve"> Journal of H</w:t>
      </w:r>
      <w:r w:rsidR="00695D22">
        <w:rPr>
          <w:rFonts w:ascii="DFKai-SB" w:eastAsia="DFKai-SB" w:hAnsi="DFKai-SB"/>
        </w:rPr>
        <w:t>igher Education,</w:t>
      </w:r>
      <w:r w:rsidR="00510BD0">
        <w:rPr>
          <w:rFonts w:ascii="DFKai-SB" w:eastAsia="DFKai-SB" w:hAnsi="DFKai-SB"/>
        </w:rPr>
        <w:t xml:space="preserve"> </w:t>
      </w:r>
      <w:r w:rsidR="00695D22">
        <w:rPr>
          <w:rFonts w:ascii="DFKai-SB" w:eastAsia="DFKai-SB" w:hAnsi="DFKai-SB"/>
        </w:rPr>
        <w:t>23, 44–64.</w:t>
      </w:r>
    </w:p>
    <w:p w14:paraId="0DE45596" w14:textId="3826D080" w:rsidR="00AF7889" w:rsidRPr="00FD6110" w:rsidRDefault="00577174" w:rsidP="008D7F14">
      <w:pPr>
        <w:spacing w:line="360" w:lineRule="auto"/>
        <w:ind w:left="480" w:hanging="480"/>
        <w:jc w:val="both"/>
        <w:rPr>
          <w:rFonts w:ascii="DFKai-SB" w:eastAsia="DFKai-SB" w:hAnsi="DFKai-SB"/>
        </w:rPr>
      </w:pPr>
      <w:r w:rsidRPr="00FD6110">
        <w:rPr>
          <w:rFonts w:ascii="DFKai-SB" w:eastAsia="DFKai-SB" w:hAnsi="DFKai-SB"/>
        </w:rPr>
        <w:lastRenderedPageBreak/>
        <w:t xml:space="preserve">Fletcher, J., and </w:t>
      </w:r>
      <w:proofErr w:type="spellStart"/>
      <w:r w:rsidRPr="00FD6110">
        <w:rPr>
          <w:rFonts w:ascii="DFKai-SB" w:eastAsia="DFKai-SB" w:hAnsi="DFKai-SB"/>
        </w:rPr>
        <w:t>Stren</w:t>
      </w:r>
      <w:proofErr w:type="spellEnd"/>
      <w:r w:rsidRPr="00FD6110">
        <w:rPr>
          <w:rFonts w:ascii="DFKai-SB" w:eastAsia="DFKai-SB" w:hAnsi="DFKai-SB"/>
        </w:rPr>
        <w:t xml:space="preserve">, R., </w:t>
      </w:r>
      <w:r w:rsidR="00701431">
        <w:rPr>
          <w:rFonts w:ascii="DFKai-SB" w:eastAsia="DFKai-SB" w:hAnsi="DFKai-SB"/>
        </w:rPr>
        <w:t>(1992).</w:t>
      </w:r>
      <w:r w:rsidR="00906632">
        <w:rPr>
          <w:rFonts w:ascii="DFKai-SB" w:eastAsia="DFKai-SB" w:hAnsi="DFKai-SB"/>
        </w:rPr>
        <w:t xml:space="preserve"> </w:t>
      </w:r>
      <w:r w:rsidRPr="00FD6110">
        <w:rPr>
          <w:rFonts w:ascii="DFKai-SB" w:eastAsia="DFKai-SB" w:hAnsi="DFKai-SB"/>
        </w:rPr>
        <w:t xml:space="preserve">Discussion of the factors influencing time to completion in graduate programs: Student views. In C. </w:t>
      </w:r>
      <w:proofErr w:type="spellStart"/>
      <w:r w:rsidRPr="00FD6110">
        <w:rPr>
          <w:rFonts w:ascii="DFKai-SB" w:eastAsia="DFKai-SB" w:hAnsi="DFKai-SB"/>
        </w:rPr>
        <w:t>Filteau</w:t>
      </w:r>
      <w:proofErr w:type="spellEnd"/>
      <w:r w:rsidRPr="00FD6110">
        <w:rPr>
          <w:rFonts w:ascii="DFKai-SB" w:eastAsia="DFKai-SB" w:hAnsi="DFKai-SB"/>
        </w:rPr>
        <w:t xml:space="preserve"> (ed.), Graduate Graduation Rates and Time to Completion: Colloquium Proceedings (pp. 17-48). Toronto: </w:t>
      </w:r>
      <w:r w:rsidR="00906632">
        <w:rPr>
          <w:rFonts w:ascii="DFKai-SB" w:eastAsia="DFKai-SB" w:hAnsi="DFKai-SB"/>
        </w:rPr>
        <w:t>Council of Ontario Universities</w:t>
      </w:r>
      <w:r w:rsidRPr="00FD6110">
        <w:rPr>
          <w:rFonts w:ascii="DFKai-SB" w:eastAsia="DFKai-SB" w:hAnsi="DFKai-SB"/>
        </w:rPr>
        <w:t>.</w:t>
      </w:r>
    </w:p>
    <w:p w14:paraId="0BB4077B" w14:textId="0D91C5C0" w:rsidR="00AF7889" w:rsidRPr="00FD6110" w:rsidRDefault="00B110BF" w:rsidP="008D7F14">
      <w:pPr>
        <w:spacing w:line="360" w:lineRule="auto"/>
        <w:ind w:left="480" w:hanging="480"/>
        <w:jc w:val="both"/>
        <w:rPr>
          <w:rFonts w:ascii="DFKai-SB" w:eastAsia="DFKai-SB" w:hAnsi="DFKai-SB"/>
        </w:rPr>
      </w:pPr>
      <w:r>
        <w:rPr>
          <w:rFonts w:ascii="DFKai-SB" w:eastAsia="DFKai-SB" w:hAnsi="DFKai-SB"/>
        </w:rPr>
        <w:t xml:space="preserve">Andrew P </w:t>
      </w:r>
      <w:proofErr w:type="spellStart"/>
      <w:proofErr w:type="gramStart"/>
      <w:r>
        <w:rPr>
          <w:rFonts w:ascii="DFKai-SB" w:eastAsia="DFKai-SB" w:hAnsi="DFKai-SB"/>
        </w:rPr>
        <w:t>Bradle</w:t>
      </w:r>
      <w:proofErr w:type="spellEnd"/>
      <w:r>
        <w:rPr>
          <w:rFonts w:ascii="DFKai-SB" w:eastAsia="DFKai-SB" w:hAnsi="DFKai-SB"/>
        </w:rPr>
        <w:t>(</w:t>
      </w:r>
      <w:proofErr w:type="gramEnd"/>
      <w:r>
        <w:rPr>
          <w:rFonts w:ascii="DFKai-SB" w:eastAsia="DFKai-SB" w:hAnsi="DFKai-SB"/>
        </w:rPr>
        <w:t>1997).</w:t>
      </w:r>
      <w:r w:rsidR="00577174" w:rsidRPr="00FD6110">
        <w:rPr>
          <w:rFonts w:ascii="DFKai-SB" w:eastAsia="DFKai-SB" w:hAnsi="DFKai-SB"/>
        </w:rPr>
        <w:t xml:space="preserve"> Pattern Recogni</w:t>
      </w:r>
      <w:r>
        <w:rPr>
          <w:rFonts w:ascii="DFKai-SB" w:eastAsia="DFKai-SB" w:hAnsi="DFKai-SB"/>
        </w:rPr>
        <w:t>tion, 30(7), pp. 1145-1159</w:t>
      </w:r>
      <w:r w:rsidR="00577174" w:rsidRPr="00FD6110">
        <w:rPr>
          <w:rFonts w:ascii="DFKai-SB" w:eastAsia="DFKai-SB" w:hAnsi="DFKai-SB"/>
        </w:rPr>
        <w:t>.</w:t>
      </w:r>
    </w:p>
    <w:p w14:paraId="148F9EB3" w14:textId="345334F0" w:rsidR="00AF7889" w:rsidRPr="00FD6110" w:rsidRDefault="00577174" w:rsidP="008D7F14">
      <w:pPr>
        <w:spacing w:line="360" w:lineRule="auto"/>
        <w:ind w:left="480" w:hanging="480"/>
        <w:jc w:val="both"/>
        <w:rPr>
          <w:rFonts w:ascii="DFKai-SB" w:eastAsia="DFKai-SB" w:hAnsi="DFKai-SB"/>
        </w:rPr>
      </w:pPr>
      <w:r w:rsidRPr="00FD6110">
        <w:rPr>
          <w:rFonts w:ascii="DFKai-SB" w:eastAsia="DFKai-SB" w:hAnsi="DFKai-SB"/>
        </w:rPr>
        <w:t>Nitesh V. Chawla,</w:t>
      </w:r>
      <w:r w:rsidR="00FD075A">
        <w:rPr>
          <w:rFonts w:ascii="DFKai-SB" w:eastAsia="DFKai-SB" w:hAnsi="DFKai-SB"/>
        </w:rPr>
        <w:t xml:space="preserve"> </w:t>
      </w:r>
      <w:r w:rsidRPr="00FD6110">
        <w:rPr>
          <w:rFonts w:ascii="DFKai-SB" w:eastAsia="DFKai-SB" w:hAnsi="DFKai-SB"/>
        </w:rPr>
        <w:t>Kevin W. Bowyer,</w:t>
      </w:r>
      <w:r w:rsidR="00FD075A">
        <w:rPr>
          <w:rFonts w:ascii="DFKai-SB" w:eastAsia="DFKai-SB" w:hAnsi="DFKai-SB"/>
        </w:rPr>
        <w:t xml:space="preserve"> </w:t>
      </w:r>
      <w:r w:rsidRPr="00FD6110">
        <w:rPr>
          <w:rFonts w:ascii="DFKai-SB" w:eastAsia="DFKai-SB" w:hAnsi="DFKai-SB"/>
        </w:rPr>
        <w:t>Lawren</w:t>
      </w:r>
      <w:r w:rsidR="00FD075A">
        <w:rPr>
          <w:rFonts w:ascii="DFKai-SB" w:eastAsia="DFKai-SB" w:hAnsi="DFKai-SB"/>
        </w:rPr>
        <w:t xml:space="preserve">ce O. </w:t>
      </w:r>
      <w:proofErr w:type="spellStart"/>
      <w:proofErr w:type="gramStart"/>
      <w:r w:rsidR="00FD075A">
        <w:rPr>
          <w:rFonts w:ascii="DFKai-SB" w:eastAsia="DFKai-SB" w:hAnsi="DFKai-SB"/>
        </w:rPr>
        <w:t>Hall,W</w:t>
      </w:r>
      <w:proofErr w:type="spellEnd"/>
      <w:r w:rsidR="00FD075A">
        <w:rPr>
          <w:rFonts w:ascii="DFKai-SB" w:eastAsia="DFKai-SB" w:hAnsi="DFKai-SB"/>
        </w:rPr>
        <w:t>.</w:t>
      </w:r>
      <w:proofErr w:type="gramEnd"/>
      <w:r w:rsidR="00FD075A">
        <w:rPr>
          <w:rFonts w:ascii="DFKai-SB" w:eastAsia="DFKai-SB" w:hAnsi="DFKai-SB"/>
        </w:rPr>
        <w:t xml:space="preserve"> Philip </w:t>
      </w:r>
      <w:proofErr w:type="spellStart"/>
      <w:r w:rsidR="00FD075A">
        <w:rPr>
          <w:rFonts w:ascii="DFKai-SB" w:eastAsia="DFKai-SB" w:hAnsi="DFKai-SB"/>
        </w:rPr>
        <w:t>Kegelmeyer</w:t>
      </w:r>
      <w:proofErr w:type="spellEnd"/>
      <w:r w:rsidR="00FD075A">
        <w:rPr>
          <w:rFonts w:ascii="DFKai-SB" w:eastAsia="DFKai-SB" w:hAnsi="DFKai-SB"/>
        </w:rPr>
        <w:t xml:space="preserve">(2002). </w:t>
      </w:r>
      <w:r w:rsidRPr="00FD6110">
        <w:rPr>
          <w:rFonts w:ascii="DFKai-SB" w:eastAsia="DFKai-SB" w:hAnsi="DFKai-SB"/>
        </w:rPr>
        <w:t>SMOTE: Synthetic M</w:t>
      </w:r>
      <w:r w:rsidR="003E1A77">
        <w:rPr>
          <w:rFonts w:ascii="DFKai-SB" w:eastAsia="DFKai-SB" w:hAnsi="DFKai-SB"/>
        </w:rPr>
        <w:t xml:space="preserve">inority Over-sampling Technique. </w:t>
      </w:r>
      <w:r w:rsidRPr="00FD6110">
        <w:rPr>
          <w:rFonts w:ascii="DFKai-SB" w:eastAsia="DFKai-SB" w:hAnsi="DFKai-SB"/>
        </w:rPr>
        <w:t>Journal of Artificial Intellig</w:t>
      </w:r>
      <w:r w:rsidR="00F24B15">
        <w:rPr>
          <w:rFonts w:ascii="DFKai-SB" w:eastAsia="DFKai-SB" w:hAnsi="DFKai-SB"/>
        </w:rPr>
        <w:t>ence Research 16</w:t>
      </w:r>
      <w:r w:rsidR="00FD075A">
        <w:rPr>
          <w:rFonts w:ascii="DFKai-SB" w:eastAsia="DFKai-SB" w:hAnsi="DFKai-SB"/>
        </w:rPr>
        <w:t>, 321–357</w:t>
      </w:r>
      <w:r w:rsidRPr="00FD6110">
        <w:rPr>
          <w:rFonts w:ascii="DFKai-SB" w:eastAsia="DFKai-SB" w:hAnsi="DFKai-SB"/>
        </w:rPr>
        <w:t>.</w:t>
      </w:r>
    </w:p>
    <w:p w14:paraId="3E96E136" w14:textId="16F70AAF" w:rsidR="00AF7889" w:rsidRPr="000A4B41" w:rsidRDefault="00883557" w:rsidP="00451DC1">
      <w:pPr>
        <w:pStyle w:val="Heading1"/>
        <w:jc w:val="center"/>
        <w:rPr>
          <w:rFonts w:ascii="DFKai-SB" w:eastAsia="DFKai-SB" w:hAnsi="DFKai-SB"/>
          <w:sz w:val="40"/>
          <w:szCs w:val="40"/>
        </w:rPr>
      </w:pPr>
      <w:bookmarkStart w:id="94" w:name="_Toc11772533"/>
      <w:r>
        <w:rPr>
          <w:rFonts w:ascii="DFKai-SB" w:eastAsia="DFKai-SB" w:hAnsi="DFKai-SB"/>
          <w:sz w:val="40"/>
          <w:szCs w:val="40"/>
        </w:rPr>
        <w:t xml:space="preserve"> </w:t>
      </w:r>
      <w:bookmarkStart w:id="95" w:name="_Toc14374350"/>
      <w:proofErr w:type="spellStart"/>
      <w:r w:rsidR="00577174" w:rsidRPr="000A4B41">
        <w:rPr>
          <w:rFonts w:ascii="DFKai-SB" w:eastAsia="DFKai-SB" w:hAnsi="DFKai-SB"/>
          <w:sz w:val="40"/>
          <w:szCs w:val="40"/>
        </w:rPr>
        <w:t>附錄</w:t>
      </w:r>
      <w:bookmarkEnd w:id="94"/>
      <w:bookmarkEnd w:id="95"/>
      <w:proofErr w:type="spellEnd"/>
    </w:p>
    <w:p w14:paraId="3D4A9AFA" w14:textId="77777777" w:rsidR="00AF7889" w:rsidRPr="00FD6110" w:rsidRDefault="00577174" w:rsidP="007D7035">
      <w:pPr>
        <w:pStyle w:val="FirstParagraph"/>
        <w:spacing w:line="360" w:lineRule="auto"/>
        <w:rPr>
          <w:rFonts w:ascii="DFKai-SB" w:eastAsia="DFKai-SB" w:hAnsi="DFKai-SB"/>
        </w:rPr>
      </w:pPr>
      <w:proofErr w:type="spellStart"/>
      <w:r w:rsidRPr="00FD6110">
        <w:rPr>
          <w:rFonts w:ascii="DFKai-SB" w:eastAsia="DFKai-SB" w:hAnsi="DFKai-SB"/>
        </w:rPr>
        <w:t>變數重要性衡量算法</w:t>
      </w:r>
      <w:proofErr w:type="spellEnd"/>
      <w:r w:rsidRPr="00FD6110">
        <w:rPr>
          <w:rFonts w:ascii="DFKai-SB" w:eastAsia="DFKai-SB" w:hAnsi="DFKai-SB"/>
        </w:rPr>
        <w:t>：</w:t>
      </w:r>
    </w:p>
    <w:p w14:paraId="58051D5F" w14:textId="77777777" w:rsidR="00127B20" w:rsidRDefault="00577174" w:rsidP="007D7035">
      <w:pPr>
        <w:pStyle w:val="Compact"/>
        <w:numPr>
          <w:ilvl w:val="0"/>
          <w:numId w:val="5"/>
        </w:numPr>
        <w:spacing w:line="360" w:lineRule="auto"/>
        <w:ind w:left="482"/>
        <w:rPr>
          <w:rFonts w:ascii="DFKai-SB" w:eastAsia="DFKai-SB" w:hAnsi="DFKai-SB"/>
        </w:rPr>
      </w:pPr>
      <w:proofErr w:type="spellStart"/>
      <w:r w:rsidRPr="00FD6110">
        <w:rPr>
          <w:rFonts w:ascii="DFKai-SB" w:eastAsia="DFKai-SB" w:hAnsi="DFKai-SB"/>
        </w:rPr>
        <w:t>利用每棵樹的分類模型來預測自己的</w:t>
      </w:r>
      <w:proofErr w:type="spellEnd"/>
      <w:r w:rsidRPr="00FD6110">
        <w:rPr>
          <w:rFonts w:ascii="DFKai-SB" w:eastAsia="DFKai-SB" w:hAnsi="DFKai-SB"/>
        </w:rPr>
        <w:t xml:space="preserve"> Out-Of-Bag （</w:t>
      </w:r>
      <w:proofErr w:type="spellStart"/>
      <w:r w:rsidRPr="00FD6110">
        <w:rPr>
          <w:rFonts w:ascii="DFKai-SB" w:eastAsia="DFKai-SB" w:hAnsi="DFKai-SB"/>
        </w:rPr>
        <w:t>OOB）樣本，並計算錯誤率</w:t>
      </w:r>
      <w:proofErr w:type="spellEnd"/>
      <w:r w:rsidRPr="00FD6110">
        <w:rPr>
          <w:rFonts w:ascii="DFKai-SB" w:eastAsia="DFKai-SB" w:hAnsi="DFKai-SB"/>
        </w:rPr>
        <w:t>。</w:t>
      </w:r>
    </w:p>
    <w:p w14:paraId="0B0B5C2B" w14:textId="5744AE7C" w:rsidR="00AF7889" w:rsidRPr="00127B20" w:rsidRDefault="00577174" w:rsidP="007D7035">
      <w:pPr>
        <w:pStyle w:val="Compact"/>
        <w:spacing w:line="360" w:lineRule="auto"/>
        <w:ind w:left="482"/>
        <w:rPr>
          <w:rFonts w:ascii="DFKai-SB" w:eastAsia="DFKai-SB" w:hAnsi="DFKai-SB"/>
          <w:lang w:eastAsia="zh-TW"/>
        </w:rPr>
      </w:pPr>
      <w:r w:rsidRPr="00127B20">
        <w:rPr>
          <w:rFonts w:ascii="DFKai-SB" w:eastAsia="DFKai-SB" w:hAnsi="DFKai-SB"/>
          <w:lang w:eastAsia="zh-TW"/>
        </w:rPr>
        <w:t>OOB：在建構每棵樹的時候，我們對訓練集使用了不同的bootstrap sample。所以對於每棵樹而言，大约有1/3的資料點是沒有參與該棵樹的生成，他們就是該棵樹的OOB样本。</w:t>
      </w:r>
    </w:p>
    <w:p w14:paraId="4DDB973E" w14:textId="77777777" w:rsidR="00AF7889" w:rsidRPr="00FD6110" w:rsidRDefault="00577174" w:rsidP="007D7035">
      <w:pPr>
        <w:numPr>
          <w:ilvl w:val="0"/>
          <w:numId w:val="7"/>
        </w:numPr>
        <w:spacing w:line="360" w:lineRule="auto"/>
        <w:ind w:left="482"/>
        <w:rPr>
          <w:rFonts w:ascii="DFKai-SB" w:eastAsia="DFKai-SB" w:hAnsi="DFKai-SB"/>
          <w:lang w:eastAsia="zh-TW"/>
        </w:rPr>
      </w:pPr>
      <w:r w:rsidRPr="00FD6110">
        <w:rPr>
          <w:rFonts w:ascii="DFKai-SB" w:eastAsia="DFKai-SB" w:hAnsi="DFKai-SB"/>
          <w:lang w:eastAsia="zh-TW"/>
        </w:rPr>
        <w:t>對想了解該特徵重要性的特徵進行隨機打亂。</w:t>
      </w:r>
    </w:p>
    <w:p w14:paraId="7C45F325" w14:textId="77777777" w:rsidR="00AF7889" w:rsidRPr="00FD6110" w:rsidRDefault="00577174" w:rsidP="007D7035">
      <w:pPr>
        <w:numPr>
          <w:ilvl w:val="0"/>
          <w:numId w:val="7"/>
        </w:numPr>
        <w:spacing w:line="360" w:lineRule="auto"/>
        <w:ind w:left="482"/>
        <w:rPr>
          <w:rFonts w:ascii="DFKai-SB" w:eastAsia="DFKai-SB" w:hAnsi="DFKai-SB"/>
          <w:lang w:eastAsia="zh-TW"/>
        </w:rPr>
      </w:pPr>
      <w:r w:rsidRPr="00FD6110">
        <w:rPr>
          <w:rFonts w:ascii="DFKai-SB" w:eastAsia="DFKai-SB" w:hAnsi="DFKai-SB"/>
          <w:lang w:eastAsia="zh-TW"/>
        </w:rPr>
        <w:t>利用原隨機森林模型進行預測得到新的預測值。</w:t>
      </w:r>
    </w:p>
    <w:p w14:paraId="228DD98A" w14:textId="77777777" w:rsidR="00AF7889" w:rsidRPr="00FD6110" w:rsidRDefault="00577174" w:rsidP="007D7035">
      <w:pPr>
        <w:numPr>
          <w:ilvl w:val="0"/>
          <w:numId w:val="7"/>
        </w:numPr>
        <w:spacing w:line="360" w:lineRule="auto"/>
        <w:ind w:left="482"/>
        <w:rPr>
          <w:rFonts w:ascii="DFKai-SB" w:eastAsia="DFKai-SB" w:hAnsi="DFKai-SB"/>
          <w:lang w:eastAsia="zh-TW"/>
        </w:rPr>
      </w:pPr>
      <w:r w:rsidRPr="00FD6110">
        <w:rPr>
          <w:rFonts w:ascii="DFKai-SB" w:eastAsia="DFKai-SB" w:hAnsi="DFKai-SB"/>
          <w:lang w:eastAsia="zh-TW"/>
        </w:rPr>
        <w:t>計算每棵樹新的OOB樣本錯誤率。</w:t>
      </w:r>
    </w:p>
    <w:p w14:paraId="36DF49CB" w14:textId="77777777" w:rsidR="00AF7889" w:rsidRPr="00FD6110" w:rsidRDefault="00577174" w:rsidP="007D7035">
      <w:pPr>
        <w:numPr>
          <w:ilvl w:val="0"/>
          <w:numId w:val="7"/>
        </w:numPr>
        <w:spacing w:line="360" w:lineRule="auto"/>
        <w:ind w:left="482"/>
        <w:rPr>
          <w:rFonts w:ascii="DFKai-SB" w:eastAsia="DFKai-SB" w:hAnsi="DFKai-SB"/>
          <w:lang w:eastAsia="zh-TW"/>
        </w:rPr>
      </w:pPr>
      <w:r w:rsidRPr="00FD6110">
        <w:rPr>
          <w:rFonts w:ascii="DFKai-SB" w:eastAsia="DFKai-SB" w:hAnsi="DFKai-SB"/>
          <w:lang w:eastAsia="zh-TW"/>
        </w:rPr>
        <w:t>對於每棵樹擾亂特徵前後所得到的錯誤率相減並平均。</w:t>
      </w:r>
    </w:p>
    <w:p w14:paraId="1DE00686" w14:textId="197C49D5" w:rsidR="00AF7889" w:rsidRPr="00FD6110" w:rsidRDefault="00577174" w:rsidP="007D7035">
      <w:pPr>
        <w:numPr>
          <w:ilvl w:val="0"/>
          <w:numId w:val="7"/>
        </w:numPr>
        <w:spacing w:line="360" w:lineRule="auto"/>
        <w:rPr>
          <w:rFonts w:ascii="DFKai-SB" w:eastAsia="DFKai-SB" w:hAnsi="DFKai-SB"/>
          <w:lang w:eastAsia="zh-TW"/>
        </w:rPr>
      </w:pPr>
      <w:r w:rsidRPr="00FD6110">
        <w:rPr>
          <w:rFonts w:ascii="DFKai-SB" w:eastAsia="DFKai-SB" w:hAnsi="DFKai-SB"/>
          <w:lang w:eastAsia="zh-TW"/>
        </w:rPr>
        <w:t>得出因該特徵擾亂後而導致的平均誤差上升多少，越高代表該變數越重要。</w:t>
      </w:r>
    </w:p>
    <w:sectPr w:rsidR="00AF7889" w:rsidRPr="00FD6110" w:rsidSect="002E27AE">
      <w:pgSz w:w="12240" w:h="15840"/>
      <w:pgMar w:top="1440" w:right="1800" w:bottom="1440" w:left="180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2" w:author="Martin Lin" w:date="2019-07-24T15:53:00Z" w:initials="ML">
    <w:p w14:paraId="47D84EC8" w14:textId="2AE6F0EF" w:rsidR="001D2B29" w:rsidRDefault="001D2B29">
      <w:pPr>
        <w:pStyle w:val="CommentText"/>
        <w:rPr>
          <w:rFonts w:hint="eastAsia"/>
          <w:lang w:eastAsia="zh-TW"/>
        </w:rPr>
      </w:pPr>
      <w:r>
        <w:rPr>
          <w:rStyle w:val="CommentReference"/>
        </w:rPr>
        <w:annotationRef/>
      </w:r>
      <w:r>
        <w:rPr>
          <w:lang w:eastAsia="zh-TW"/>
        </w:rPr>
        <w:t>Y</w:t>
      </w:r>
      <w:r>
        <w:rPr>
          <w:rFonts w:hint="eastAsia"/>
          <w:lang w:eastAsia="zh-TW"/>
        </w:rPr>
        <w:t>軸請改成整數標示，不應有</w:t>
      </w:r>
      <w:r>
        <w:rPr>
          <w:rFonts w:hint="eastAsia"/>
          <w:lang w:eastAsia="zh-TW"/>
        </w:rPr>
        <w:t>2</w:t>
      </w:r>
      <w:r>
        <w:rPr>
          <w:lang w:eastAsia="zh-TW"/>
        </w:rPr>
        <w:t>.5</w:t>
      </w:r>
      <w:r>
        <w:rPr>
          <w:rFonts w:hint="eastAsia"/>
          <w:lang w:eastAsia="zh-TW"/>
        </w:rPr>
        <w:t xml:space="preserve"> </w:t>
      </w:r>
      <w:r>
        <w:rPr>
          <w:rFonts w:hint="eastAsia"/>
          <w:lang w:eastAsia="zh-TW"/>
        </w:rPr>
        <w:t>（把讓變數</w:t>
      </w:r>
      <w:proofErr w:type="spellStart"/>
      <w:r w:rsidR="00895502">
        <w:rPr>
          <w:lang w:eastAsia="zh-TW"/>
        </w:rPr>
        <w:t>as.integer</w:t>
      </w:r>
      <w:proofErr w:type="spellEnd"/>
      <w:r w:rsidR="00895502">
        <w:rPr>
          <w:rFonts w:hint="eastAsia"/>
          <w:lang w:eastAsia="zh-TW"/>
        </w:rPr>
        <w:t>轉成整數即可解決）</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7D84E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7D84EC8" w16cid:durableId="20E2FD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90FCD0" w14:textId="77777777" w:rsidR="00A35F87" w:rsidRDefault="00A35F87">
      <w:pPr>
        <w:spacing w:after="0"/>
      </w:pPr>
      <w:r>
        <w:separator/>
      </w:r>
    </w:p>
  </w:endnote>
  <w:endnote w:type="continuationSeparator" w:id="0">
    <w:p w14:paraId="785D18AD" w14:textId="77777777" w:rsidR="00A35F87" w:rsidRDefault="00A35F8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DFKai-SB">
    <w:altName w:val="標楷體"/>
    <w:panose1 w:val="020B0604020202020204"/>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2FE5A" w14:textId="77777777" w:rsidR="001D2B29" w:rsidRDefault="001D2B29" w:rsidP="00D161BB">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2633272" w14:textId="77777777" w:rsidR="001D2B29" w:rsidRDefault="001D2B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6093B" w14:textId="77777777" w:rsidR="001D2B29" w:rsidRDefault="001D2B29" w:rsidP="00D161BB">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29</w:t>
    </w:r>
    <w:r>
      <w:rPr>
        <w:rStyle w:val="PageNumber"/>
      </w:rPr>
      <w:fldChar w:fldCharType="end"/>
    </w:r>
  </w:p>
  <w:p w14:paraId="3CB8DF29" w14:textId="77777777" w:rsidR="001D2B29" w:rsidRDefault="001D2B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41241" w14:textId="77777777" w:rsidR="001D2B29" w:rsidRDefault="001D2B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0AF17C" w14:textId="77777777" w:rsidR="00A35F87" w:rsidRDefault="00A35F87">
      <w:r>
        <w:separator/>
      </w:r>
    </w:p>
  </w:footnote>
  <w:footnote w:type="continuationSeparator" w:id="0">
    <w:p w14:paraId="735A15D6" w14:textId="77777777" w:rsidR="00A35F87" w:rsidRDefault="00A35F87">
      <w:r>
        <w:continuationSeparator/>
      </w:r>
    </w:p>
  </w:footnote>
  <w:footnote w:id="1">
    <w:p w14:paraId="40C8257E" w14:textId="30E38A01" w:rsidR="001D2B29" w:rsidRDefault="001D2B29">
      <w:pPr>
        <w:pStyle w:val="FootnoteText"/>
        <w:rPr>
          <w:lang w:eastAsia="zh-TW"/>
        </w:rPr>
      </w:pPr>
      <w:r>
        <w:rPr>
          <w:rStyle w:val="FootnoteReference"/>
        </w:rPr>
        <w:footnoteRef/>
      </w:r>
      <w:r w:rsidRPr="00FC47A9">
        <w:rPr>
          <w:sz w:val="16"/>
          <w:szCs w:val="16"/>
          <w:lang w:eastAsia="zh-TW"/>
        </w:rPr>
        <w:t>由於全校學系眾多，各系必修科目又有可能調動，故在判定上是以該屆同學有超過一半以上修習之必修科目名稱，即定義為該生所屬學系之專業必修科目；舉例來說：</w:t>
      </w:r>
      <w:r w:rsidRPr="00FC47A9">
        <w:rPr>
          <w:sz w:val="16"/>
          <w:szCs w:val="16"/>
          <w:lang w:eastAsia="zh-TW"/>
        </w:rPr>
        <w:t>100</w:t>
      </w:r>
      <w:r w:rsidRPr="00FC47A9">
        <w:rPr>
          <w:sz w:val="16"/>
          <w:szCs w:val="16"/>
          <w:lang w:eastAsia="zh-TW"/>
        </w:rPr>
        <w:t>學年入學之經濟系學生有超過</w:t>
      </w:r>
      <w:r w:rsidRPr="00FC47A9">
        <w:rPr>
          <w:sz w:val="16"/>
          <w:szCs w:val="16"/>
          <w:lang w:eastAsia="zh-TW"/>
        </w:rPr>
        <w:t>5</w:t>
      </w:r>
      <w:r w:rsidRPr="00FC47A9">
        <w:rPr>
          <w:sz w:val="16"/>
          <w:szCs w:val="16"/>
          <w:lang w:eastAsia="zh-TW"/>
        </w:rPr>
        <w:t>成，其成績單上有出現標示為「必」修的「個體經濟學」成績，則「個體經濟學」會判定為此學年入學經濟系學生之專業必修。</w:t>
      </w:r>
    </w:p>
  </w:footnote>
  <w:footnote w:id="2">
    <w:p w14:paraId="0FDFDF72" w14:textId="712536DC" w:rsidR="001D2B29" w:rsidRPr="00DB6DD1" w:rsidRDefault="001D2B29" w:rsidP="00DB6DD1">
      <w:pPr>
        <w:pStyle w:val="FirstParagraph"/>
        <w:tabs>
          <w:tab w:val="left" w:pos="1319"/>
        </w:tabs>
        <w:rPr>
          <w:sz w:val="16"/>
          <w:szCs w:val="16"/>
          <w:lang w:eastAsia="zh-TW"/>
        </w:rPr>
      </w:pPr>
      <w:r w:rsidRPr="00DB6DD1">
        <w:rPr>
          <w:rStyle w:val="FootnoteReference"/>
          <w:sz w:val="16"/>
          <w:szCs w:val="16"/>
        </w:rPr>
        <w:footnoteRef/>
      </w:r>
      <w:r>
        <w:rPr>
          <w:sz w:val="16"/>
          <w:szCs w:val="16"/>
          <w:lang w:eastAsia="zh-TW"/>
        </w:rPr>
        <w:t xml:space="preserve"> </w:t>
      </w:r>
      <w:r w:rsidRPr="00DB6DD1">
        <w:rPr>
          <w:sz w:val="16"/>
          <w:szCs w:val="16"/>
          <w:lang w:eastAsia="zh-TW"/>
        </w:rPr>
        <w:t>歐氏距離：</w:t>
      </w:r>
      <m:oMath>
        <m:r>
          <w:rPr>
            <w:rFonts w:ascii="Cambria Math" w:hAnsi="Cambria Math"/>
            <w:sz w:val="16"/>
            <w:szCs w:val="16"/>
            <w:lang w:eastAsia="zh-TW"/>
          </w:rPr>
          <m:t>Distanc</m:t>
        </m:r>
        <m:sSub>
          <m:sSubPr>
            <m:ctrlPr>
              <w:rPr>
                <w:rFonts w:ascii="Cambria Math" w:hAnsi="Cambria Math"/>
                <w:sz w:val="16"/>
                <w:szCs w:val="16"/>
              </w:rPr>
            </m:ctrlPr>
          </m:sSubPr>
          <m:e>
            <m:r>
              <w:rPr>
                <w:rFonts w:ascii="Cambria Math" w:hAnsi="Cambria Math"/>
                <w:sz w:val="16"/>
                <w:szCs w:val="16"/>
                <w:lang w:eastAsia="zh-TW"/>
              </w:rPr>
              <m:t>e</m:t>
            </m:r>
          </m:e>
          <m:sub>
            <m:r>
              <w:rPr>
                <w:rFonts w:ascii="Cambria Math" w:hAnsi="Cambria Math"/>
                <w:sz w:val="16"/>
                <w:szCs w:val="16"/>
                <w:lang w:eastAsia="zh-TW"/>
              </w:rPr>
              <m:t>1,2</m:t>
            </m:r>
          </m:sub>
        </m:sSub>
        <m:r>
          <w:rPr>
            <w:rFonts w:ascii="Cambria Math" w:hAnsi="Cambria Math"/>
            <w:sz w:val="16"/>
            <w:szCs w:val="16"/>
            <w:lang w:eastAsia="zh-TW"/>
          </w:rPr>
          <m:t>=</m:t>
        </m:r>
        <m:rad>
          <m:radPr>
            <m:degHide m:val="1"/>
            <m:ctrlPr>
              <w:rPr>
                <w:rFonts w:ascii="Cambria Math" w:hAnsi="Cambria Math"/>
                <w:sz w:val="16"/>
                <w:szCs w:val="16"/>
              </w:rPr>
            </m:ctrlPr>
          </m:radPr>
          <m:deg/>
          <m:e>
            <m:nary>
              <m:naryPr>
                <m:chr m:val="∑"/>
                <m:limLoc m:val="undOvr"/>
                <m:ctrlPr>
                  <w:rPr>
                    <w:rFonts w:ascii="Cambria Math" w:hAnsi="Cambria Math"/>
                    <w:sz w:val="16"/>
                    <w:szCs w:val="16"/>
                  </w:rPr>
                </m:ctrlPr>
              </m:naryPr>
              <m:sub>
                <m:r>
                  <w:rPr>
                    <w:rFonts w:ascii="Cambria Math" w:hAnsi="Cambria Math"/>
                    <w:sz w:val="16"/>
                    <w:szCs w:val="16"/>
                    <w:lang w:eastAsia="zh-TW"/>
                  </w:rPr>
                  <m:t>k=1</m:t>
                </m:r>
              </m:sub>
              <m:sup>
                <m:r>
                  <w:rPr>
                    <w:rFonts w:ascii="Cambria Math" w:hAnsi="Cambria Math"/>
                    <w:sz w:val="16"/>
                    <w:szCs w:val="16"/>
                    <w:lang w:eastAsia="zh-TW"/>
                  </w:rPr>
                  <m:t>n</m:t>
                </m:r>
              </m:sup>
              <m:e>
                <m:r>
                  <w:rPr>
                    <w:rFonts w:ascii="Cambria Math" w:hAnsi="Cambria Math"/>
                    <w:sz w:val="16"/>
                    <w:szCs w:val="16"/>
                    <w:lang w:eastAsia="zh-TW"/>
                  </w:rPr>
                  <m:t>(</m:t>
                </m:r>
              </m:e>
            </m:nary>
            <m:sSub>
              <m:sSubPr>
                <m:ctrlPr>
                  <w:rPr>
                    <w:rFonts w:ascii="Cambria Math" w:hAnsi="Cambria Math"/>
                    <w:sz w:val="16"/>
                    <w:szCs w:val="16"/>
                  </w:rPr>
                </m:ctrlPr>
              </m:sSubPr>
              <m:e>
                <m:r>
                  <w:rPr>
                    <w:rFonts w:ascii="Cambria Math" w:hAnsi="Cambria Math"/>
                    <w:sz w:val="16"/>
                    <w:szCs w:val="16"/>
                    <w:lang w:eastAsia="zh-TW"/>
                  </w:rPr>
                  <m:t>x</m:t>
                </m:r>
              </m:e>
              <m:sub>
                <m:r>
                  <w:rPr>
                    <w:rFonts w:ascii="Cambria Math" w:hAnsi="Cambria Math"/>
                    <w:sz w:val="16"/>
                    <w:szCs w:val="16"/>
                    <w:lang w:eastAsia="zh-TW"/>
                  </w:rPr>
                  <m:t>1k</m:t>
                </m:r>
              </m:sub>
            </m:sSub>
            <m:r>
              <w:rPr>
                <w:rFonts w:ascii="Cambria Math" w:hAnsi="Cambria Math"/>
                <w:sz w:val="16"/>
                <w:szCs w:val="16"/>
                <w:lang w:eastAsia="zh-TW"/>
              </w:rPr>
              <m:t>-</m:t>
            </m:r>
            <m:sSub>
              <m:sSubPr>
                <m:ctrlPr>
                  <w:rPr>
                    <w:rFonts w:ascii="Cambria Math" w:hAnsi="Cambria Math"/>
                    <w:sz w:val="16"/>
                    <w:szCs w:val="16"/>
                  </w:rPr>
                </m:ctrlPr>
              </m:sSubPr>
              <m:e>
                <m:r>
                  <w:rPr>
                    <w:rFonts w:ascii="Cambria Math" w:hAnsi="Cambria Math"/>
                    <w:sz w:val="16"/>
                    <w:szCs w:val="16"/>
                    <w:lang w:eastAsia="zh-TW"/>
                  </w:rPr>
                  <m:t>x</m:t>
                </m:r>
              </m:e>
              <m:sub>
                <m:r>
                  <w:rPr>
                    <w:rFonts w:ascii="Cambria Math" w:hAnsi="Cambria Math"/>
                    <w:sz w:val="16"/>
                    <w:szCs w:val="16"/>
                    <w:lang w:eastAsia="zh-TW"/>
                  </w:rPr>
                  <m:t>2k</m:t>
                </m:r>
              </m:sub>
            </m:sSub>
            <m:r>
              <w:rPr>
                <w:rFonts w:ascii="Cambria Math" w:hAnsi="Cambria Math"/>
                <w:sz w:val="16"/>
                <w:szCs w:val="16"/>
                <w:lang w:eastAsia="zh-TW"/>
              </w:rPr>
              <m:t>)</m:t>
            </m:r>
          </m:e>
        </m:rad>
      </m:oMath>
      <w:r w:rsidRPr="004F025F">
        <w:rPr>
          <w:sz w:val="16"/>
          <w:szCs w:val="16"/>
          <w:lang w:eastAsia="zh-TW"/>
        </w:rPr>
        <w:t xml:space="preserve"> </w:t>
      </w:r>
      <w:r w:rsidRPr="004F025F">
        <w:rPr>
          <w:sz w:val="16"/>
          <w:szCs w:val="16"/>
          <w:lang w:eastAsia="zh-TW"/>
        </w:rPr>
        <w:t>，</w:t>
      </w:r>
      <w:r w:rsidRPr="00DB6DD1">
        <w:rPr>
          <w:sz w:val="16"/>
          <w:szCs w:val="16"/>
          <w:lang w:eastAsia="zh-TW"/>
        </w:rPr>
        <w:t>n</w:t>
      </w:r>
      <w:r w:rsidRPr="00DB6DD1">
        <w:rPr>
          <w:sz w:val="16"/>
          <w:szCs w:val="16"/>
          <w:lang w:eastAsia="zh-TW"/>
        </w:rPr>
        <w:t>為各特徵值</w:t>
      </w:r>
      <w:r>
        <w:rPr>
          <w:sz w:val="16"/>
          <w:szCs w:val="16"/>
          <w:lang w:eastAsia="zh-TW"/>
        </w:rPr>
        <w:t>。</w:t>
      </w:r>
    </w:p>
    <w:p w14:paraId="1ADBF7CC" w14:textId="42601DA9" w:rsidR="001D2B29" w:rsidRDefault="001D2B29">
      <w:pPr>
        <w:pStyle w:val="FootnoteText"/>
        <w:rPr>
          <w:lang w:eastAsia="zh-TW"/>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0EB36" w14:textId="51B7A085" w:rsidR="001D2B29" w:rsidRDefault="00A35F87">
    <w:pPr>
      <w:pStyle w:val="Header"/>
    </w:pPr>
    <w:r>
      <w:rPr>
        <w:noProof/>
        <w:lang w:eastAsia="zh-TW"/>
      </w:rPr>
      <w:pict w14:anchorId="1CB3B2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1" type="#_x0000_t75" alt="54434787_274685403450203_6241379640561106944_n" style="position:absolute;margin-left:0;margin-top:0;width:528pt;height:336pt;z-index:-251657216;mso-wrap-edited:f;mso-width-percent:0;mso-height-percent:0;mso-position-horizontal:center;mso-position-horizontal-relative:margin;mso-position-vertical:center;mso-position-vertical-relative:margin;mso-width-percent:0;mso-height-percent:0" wrapcoords="0 0 21600 0 21600 21600 0 21600 0 0">
          <v:imagedata r:id="rId1" o:title="54434787_274685403450203_6241379640561106944_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73443" w14:textId="05067421" w:rsidR="001D2B29" w:rsidRDefault="00A35F87">
    <w:pPr>
      <w:pStyle w:val="Header"/>
    </w:pPr>
    <w:r>
      <w:rPr>
        <w:noProof/>
        <w:lang w:eastAsia="zh-TW"/>
      </w:rPr>
      <w:pict w14:anchorId="476431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0" type="#_x0000_t75" alt="54434787_274685403450203_6241379640561106944_n" style="position:absolute;margin-left:0;margin-top:0;width:528pt;height:336pt;z-index:-251658240;mso-wrap-edited:f;mso-width-percent:0;mso-height-percent:0;mso-position-horizontal:center;mso-position-horizontal-relative:margin;mso-position-vertical:center;mso-position-vertical-relative:margin;mso-width-percent:0;mso-height-percent:0" wrapcoords="0 0 21600 0 21600 21600 0 21600 0 0">
          <v:imagedata r:id="rId1" o:title="54434787_274685403450203_6241379640561106944_n"/>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24C612" w14:textId="710BB4C4" w:rsidR="001D2B29" w:rsidRDefault="00A35F87">
    <w:pPr>
      <w:pStyle w:val="Header"/>
    </w:pPr>
    <w:r>
      <w:rPr>
        <w:noProof/>
        <w:lang w:eastAsia="zh-TW"/>
      </w:rPr>
      <w:pict w14:anchorId="4F9844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49" type="#_x0000_t75" alt="54434787_274685403450203_6241379640561106944_n" style="position:absolute;margin-left:0;margin-top:0;width:528pt;height:336pt;z-index:-251656192;mso-wrap-edited:f;mso-width-percent:0;mso-height-percent:0;mso-position-horizontal:center;mso-position-horizontal-relative:margin;mso-position-vertical:center;mso-position-vertical-relative:margin;mso-width-percent:0;mso-height-percent:0" wrapcoords="0 0 21600 0 21600 21600 0 21600 0 0">
          <v:imagedata r:id="rId1" o:title="54434787_274685403450203_6241379640561106944_n"/>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78525FA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7AE5ADC"/>
    <w:multiLevelType w:val="hybridMultilevel"/>
    <w:tmpl w:val="FD8C6E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rPr>
        <w:rFonts w:ascii="PMingLiU" w:eastAsia="PMingLiU" w:hAnsi="PMingLiU"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PMingLiU" w:eastAsia="PMingLiU" w:hAnsi="PMingLiU"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PMingLiU" w:eastAsia="PMingLiU" w:hAnsi="PMingLiU" w:hint="eastAsia"/>
      </w:rPr>
    </w:lvl>
    <w:lvl w:ilvl="8" w:tplc="0409001B" w:tentative="1">
      <w:start w:val="1"/>
      <w:numFmt w:val="lowerRoman"/>
      <w:lvlText w:val="%9."/>
      <w:lvlJc w:val="right"/>
      <w:pPr>
        <w:ind w:left="4320" w:hanging="480"/>
      </w:pPr>
    </w:lvl>
  </w:abstractNum>
  <w:abstractNum w:abstractNumId="2" w15:restartNumberingAfterBreak="0">
    <w:nsid w:val="170CD2DE"/>
    <w:multiLevelType w:val="multilevel"/>
    <w:tmpl w:val="F196C7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174A16A7"/>
    <w:multiLevelType w:val="hybridMultilevel"/>
    <w:tmpl w:val="93C2E47A"/>
    <w:lvl w:ilvl="0" w:tplc="30E2CB38">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259A4E55"/>
    <w:multiLevelType w:val="hybridMultilevel"/>
    <w:tmpl w:val="86142878"/>
    <w:lvl w:ilvl="0" w:tplc="0409000F">
      <w:start w:val="1"/>
      <w:numFmt w:val="decimal"/>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2C1AE401"/>
    <w:multiLevelType w:val="multilevel"/>
    <w:tmpl w:val="2F88DD4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2E5778CB"/>
    <w:multiLevelType w:val="hybridMultilevel"/>
    <w:tmpl w:val="D1DEC59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2F7965FF"/>
    <w:multiLevelType w:val="hybridMultilevel"/>
    <w:tmpl w:val="78F6EF5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rPr>
        <w:rFonts w:ascii="PMingLiU" w:eastAsia="PMingLiU" w:hAnsi="PMingLiU"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PMingLiU" w:eastAsia="PMingLiU" w:hAnsi="PMingLiU"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PMingLiU" w:eastAsia="PMingLiU" w:hAnsi="PMingLiU" w:hint="eastAsia"/>
      </w:rPr>
    </w:lvl>
    <w:lvl w:ilvl="8" w:tplc="0409001B" w:tentative="1">
      <w:start w:val="1"/>
      <w:numFmt w:val="lowerRoman"/>
      <w:lvlText w:val="%9."/>
      <w:lvlJc w:val="right"/>
      <w:pPr>
        <w:ind w:left="4320" w:hanging="480"/>
      </w:pPr>
    </w:lvl>
  </w:abstractNum>
  <w:abstractNum w:abstractNumId="8" w15:restartNumberingAfterBreak="0">
    <w:nsid w:val="3ECF55D8"/>
    <w:multiLevelType w:val="hybridMultilevel"/>
    <w:tmpl w:val="1A00E69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47261BAD"/>
    <w:multiLevelType w:val="multilevel"/>
    <w:tmpl w:val="0C2EC344"/>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10" w15:restartNumberingAfterBreak="0">
    <w:nsid w:val="5F883ED1"/>
    <w:multiLevelType w:val="multilevel"/>
    <w:tmpl w:val="6A968BCA"/>
    <w:lvl w:ilvl="0">
      <w:start w:val="1"/>
      <w:numFmt w:val="taiwaneseCountingThousand"/>
      <w:pStyle w:val="Heading1"/>
      <w:suff w:val="nothing"/>
      <w:lvlText w:val="第%1章"/>
      <w:lvlJc w:val="left"/>
      <w:pPr>
        <w:ind w:left="425" w:hanging="425"/>
      </w:pPr>
      <w:rPr>
        <w:sz w:val="40"/>
        <w:szCs w:val="40"/>
      </w:rPr>
    </w:lvl>
    <w:lvl w:ilvl="1">
      <w:start w:val="1"/>
      <w:numFmt w:val="taiwaneseCountingThousand"/>
      <w:pStyle w:val="Heading2"/>
      <w:suff w:val="nothing"/>
      <w:lvlText w:val="第%2節"/>
      <w:lvlJc w:val="left"/>
      <w:pPr>
        <w:ind w:left="992" w:hanging="567"/>
      </w:pPr>
    </w:lvl>
    <w:lvl w:ilvl="2">
      <w:start w:val="1"/>
      <w:numFmt w:val="taiwaneseCountingThousand"/>
      <w:pStyle w:val="Heading3"/>
      <w:suff w:val="nothing"/>
      <w:lvlText w:val="第%3項"/>
      <w:lvlJc w:val="left"/>
      <w:pPr>
        <w:ind w:left="2268" w:hanging="567"/>
      </w:pPr>
    </w:lvl>
    <w:lvl w:ilvl="3">
      <w:start w:val="1"/>
      <w:numFmt w:val="none"/>
      <w:pStyle w:val="Heading4"/>
      <w:suff w:val="nothing"/>
      <w:lvlText w:val=""/>
      <w:lvlJc w:val="left"/>
      <w:pPr>
        <w:ind w:left="1984" w:hanging="708"/>
      </w:pPr>
    </w:lvl>
    <w:lvl w:ilvl="4">
      <w:start w:val="1"/>
      <w:numFmt w:val="none"/>
      <w:pStyle w:val="Heading5"/>
      <w:suff w:val="nothing"/>
      <w:lvlText w:val=""/>
      <w:lvlJc w:val="left"/>
      <w:pPr>
        <w:ind w:left="2551" w:hanging="850"/>
      </w:pPr>
    </w:lvl>
    <w:lvl w:ilvl="5">
      <w:start w:val="1"/>
      <w:numFmt w:val="none"/>
      <w:pStyle w:val="Heading6"/>
      <w:suff w:val="nothing"/>
      <w:lvlText w:val=""/>
      <w:lvlJc w:val="left"/>
      <w:pPr>
        <w:ind w:left="3260" w:hanging="1134"/>
      </w:pPr>
    </w:lvl>
    <w:lvl w:ilvl="6">
      <w:start w:val="1"/>
      <w:numFmt w:val="none"/>
      <w:pStyle w:val="Heading7"/>
      <w:suff w:val="nothing"/>
      <w:lvlText w:val=""/>
      <w:lvlJc w:val="left"/>
      <w:pPr>
        <w:ind w:left="3827" w:hanging="1276"/>
      </w:pPr>
    </w:lvl>
    <w:lvl w:ilvl="7">
      <w:start w:val="1"/>
      <w:numFmt w:val="none"/>
      <w:pStyle w:val="Heading8"/>
      <w:suff w:val="nothing"/>
      <w:lvlText w:val=""/>
      <w:lvlJc w:val="left"/>
      <w:pPr>
        <w:ind w:left="4394" w:hanging="1418"/>
      </w:pPr>
    </w:lvl>
    <w:lvl w:ilvl="8">
      <w:start w:val="1"/>
      <w:numFmt w:val="none"/>
      <w:pStyle w:val="Heading9"/>
      <w:suff w:val="nothing"/>
      <w:lvlText w:val=""/>
      <w:lvlJc w:val="left"/>
      <w:pPr>
        <w:ind w:left="5102" w:hanging="1700"/>
      </w:pPr>
    </w:lvl>
  </w:abstractNum>
  <w:abstractNum w:abstractNumId="11" w15:restartNumberingAfterBreak="0">
    <w:nsid w:val="71315DCA"/>
    <w:multiLevelType w:val="multilevel"/>
    <w:tmpl w:val="4DECB5E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2"/>
  </w:num>
  <w:num w:numId="2">
    <w:abstractNumId w:val="2"/>
  </w:num>
  <w:num w:numId="3">
    <w:abstractNumId w:val="0"/>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9"/>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8">
    <w:abstractNumId w:val="1"/>
  </w:num>
  <w:num w:numId="9">
    <w:abstractNumId w:val="10"/>
  </w:num>
  <w:num w:numId="10">
    <w:abstractNumId w:val="8"/>
  </w:num>
  <w:num w:numId="11">
    <w:abstractNumId w:val="3"/>
  </w:num>
  <w:num w:numId="12">
    <w:abstractNumId w:val="6"/>
  </w:num>
  <w:num w:numId="13">
    <w:abstractNumId w:val="4"/>
  </w:num>
  <w:num w:numId="14">
    <w:abstractNumId w:val="7"/>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tin Lin">
    <w15:presenceInfo w15:providerId="Windows Live" w15:userId="5193b94b70f845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79"/>
  <w:embedSystemFonts/>
  <w:bordersDoNotSurroundHeader/>
  <w:bordersDoNotSurroundFooter/>
  <w:hideSpellingErrors/>
  <w:hideGrammaticalErrors/>
  <w:activeWritingStyle w:appName="MSWord" w:lang="en-US" w:vendorID="64" w:dllVersion="6" w:nlCheck="1" w:checkStyle="0"/>
  <w:activeWritingStyle w:appName="MSWord" w:lang="en-US" w:vendorID="64" w:dllVersion="4096"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04891"/>
    <w:rsid w:val="00011C8B"/>
    <w:rsid w:val="00012824"/>
    <w:rsid w:val="000218CE"/>
    <w:rsid w:val="00021B35"/>
    <w:rsid w:val="00032E33"/>
    <w:rsid w:val="0004228E"/>
    <w:rsid w:val="00044778"/>
    <w:rsid w:val="000628EE"/>
    <w:rsid w:val="0006316B"/>
    <w:rsid w:val="00064E63"/>
    <w:rsid w:val="00067E11"/>
    <w:rsid w:val="000710F6"/>
    <w:rsid w:val="00073F47"/>
    <w:rsid w:val="0007461A"/>
    <w:rsid w:val="000776B9"/>
    <w:rsid w:val="00086016"/>
    <w:rsid w:val="00087763"/>
    <w:rsid w:val="00087D77"/>
    <w:rsid w:val="000903F8"/>
    <w:rsid w:val="0009087D"/>
    <w:rsid w:val="00091643"/>
    <w:rsid w:val="00091982"/>
    <w:rsid w:val="00094541"/>
    <w:rsid w:val="00094786"/>
    <w:rsid w:val="00095752"/>
    <w:rsid w:val="000957E1"/>
    <w:rsid w:val="000979B1"/>
    <w:rsid w:val="000A07AA"/>
    <w:rsid w:val="000A0E4E"/>
    <w:rsid w:val="000A3FA1"/>
    <w:rsid w:val="000A4B41"/>
    <w:rsid w:val="000A4FCE"/>
    <w:rsid w:val="000A5AF8"/>
    <w:rsid w:val="000A65C0"/>
    <w:rsid w:val="000B230D"/>
    <w:rsid w:val="000B54B6"/>
    <w:rsid w:val="000B71CB"/>
    <w:rsid w:val="000C23A3"/>
    <w:rsid w:val="000C2913"/>
    <w:rsid w:val="000C39AE"/>
    <w:rsid w:val="000D4CFC"/>
    <w:rsid w:val="000D5D06"/>
    <w:rsid w:val="000E54D9"/>
    <w:rsid w:val="000E566A"/>
    <w:rsid w:val="000F1CE1"/>
    <w:rsid w:val="001022C1"/>
    <w:rsid w:val="00107C81"/>
    <w:rsid w:val="00111391"/>
    <w:rsid w:val="001229B4"/>
    <w:rsid w:val="00127B20"/>
    <w:rsid w:val="0013487C"/>
    <w:rsid w:val="00134BBD"/>
    <w:rsid w:val="00145C2C"/>
    <w:rsid w:val="00146A70"/>
    <w:rsid w:val="00151552"/>
    <w:rsid w:val="001523B8"/>
    <w:rsid w:val="00153EFD"/>
    <w:rsid w:val="00157CC5"/>
    <w:rsid w:val="00161045"/>
    <w:rsid w:val="00172B0D"/>
    <w:rsid w:val="00193D6A"/>
    <w:rsid w:val="00195DBE"/>
    <w:rsid w:val="00196CB8"/>
    <w:rsid w:val="001A114C"/>
    <w:rsid w:val="001A3031"/>
    <w:rsid w:val="001A32A9"/>
    <w:rsid w:val="001A5897"/>
    <w:rsid w:val="001B630F"/>
    <w:rsid w:val="001C1AE0"/>
    <w:rsid w:val="001C1D33"/>
    <w:rsid w:val="001C394C"/>
    <w:rsid w:val="001C40C4"/>
    <w:rsid w:val="001C46ED"/>
    <w:rsid w:val="001C5227"/>
    <w:rsid w:val="001D2B29"/>
    <w:rsid w:val="001D3B58"/>
    <w:rsid w:val="001D566E"/>
    <w:rsid w:val="001E1376"/>
    <w:rsid w:val="001E75A6"/>
    <w:rsid w:val="001F095B"/>
    <w:rsid w:val="001F09B1"/>
    <w:rsid w:val="001F77A7"/>
    <w:rsid w:val="002044B6"/>
    <w:rsid w:val="00206039"/>
    <w:rsid w:val="002161F5"/>
    <w:rsid w:val="00216A05"/>
    <w:rsid w:val="00220F4F"/>
    <w:rsid w:val="002214A3"/>
    <w:rsid w:val="002377B6"/>
    <w:rsid w:val="00242244"/>
    <w:rsid w:val="00242EF7"/>
    <w:rsid w:val="002436C4"/>
    <w:rsid w:val="00251B7B"/>
    <w:rsid w:val="00253471"/>
    <w:rsid w:val="00261C05"/>
    <w:rsid w:val="00264B4D"/>
    <w:rsid w:val="00264D7A"/>
    <w:rsid w:val="002654FC"/>
    <w:rsid w:val="002656CE"/>
    <w:rsid w:val="00273DB4"/>
    <w:rsid w:val="002747B8"/>
    <w:rsid w:val="0027570C"/>
    <w:rsid w:val="00276FE6"/>
    <w:rsid w:val="002858F3"/>
    <w:rsid w:val="0029035E"/>
    <w:rsid w:val="002A4C5C"/>
    <w:rsid w:val="002B0321"/>
    <w:rsid w:val="002C2D6C"/>
    <w:rsid w:val="002C5B53"/>
    <w:rsid w:val="002E0741"/>
    <w:rsid w:val="002E0C89"/>
    <w:rsid w:val="002E15D0"/>
    <w:rsid w:val="002E27AE"/>
    <w:rsid w:val="002E33C1"/>
    <w:rsid w:val="002F3672"/>
    <w:rsid w:val="002F385A"/>
    <w:rsid w:val="002F388C"/>
    <w:rsid w:val="002F39AA"/>
    <w:rsid w:val="002F7D38"/>
    <w:rsid w:val="003038D5"/>
    <w:rsid w:val="0030696A"/>
    <w:rsid w:val="00306AA4"/>
    <w:rsid w:val="0031281F"/>
    <w:rsid w:val="003152DB"/>
    <w:rsid w:val="0031728C"/>
    <w:rsid w:val="0032147A"/>
    <w:rsid w:val="0032151B"/>
    <w:rsid w:val="0033508C"/>
    <w:rsid w:val="003404BF"/>
    <w:rsid w:val="00341522"/>
    <w:rsid w:val="00341571"/>
    <w:rsid w:val="003456E5"/>
    <w:rsid w:val="00346C13"/>
    <w:rsid w:val="0035187F"/>
    <w:rsid w:val="0035253B"/>
    <w:rsid w:val="003532CB"/>
    <w:rsid w:val="0035536E"/>
    <w:rsid w:val="00361701"/>
    <w:rsid w:val="003728E3"/>
    <w:rsid w:val="0037352A"/>
    <w:rsid w:val="0037605F"/>
    <w:rsid w:val="003761D3"/>
    <w:rsid w:val="00377523"/>
    <w:rsid w:val="00381625"/>
    <w:rsid w:val="0038269E"/>
    <w:rsid w:val="003936EC"/>
    <w:rsid w:val="0039616E"/>
    <w:rsid w:val="003969DE"/>
    <w:rsid w:val="003B02E2"/>
    <w:rsid w:val="003B2AB6"/>
    <w:rsid w:val="003C1DD3"/>
    <w:rsid w:val="003C3A79"/>
    <w:rsid w:val="003C4C19"/>
    <w:rsid w:val="003C7D27"/>
    <w:rsid w:val="003D32D5"/>
    <w:rsid w:val="003D3BEC"/>
    <w:rsid w:val="003D468C"/>
    <w:rsid w:val="003D50A2"/>
    <w:rsid w:val="003D5CDB"/>
    <w:rsid w:val="003D7469"/>
    <w:rsid w:val="003D793A"/>
    <w:rsid w:val="003E1A77"/>
    <w:rsid w:val="003E71AD"/>
    <w:rsid w:val="003F0020"/>
    <w:rsid w:val="003F02D7"/>
    <w:rsid w:val="003F7D9A"/>
    <w:rsid w:val="004004A0"/>
    <w:rsid w:val="00402C15"/>
    <w:rsid w:val="00405C5D"/>
    <w:rsid w:val="004117C9"/>
    <w:rsid w:val="004141EF"/>
    <w:rsid w:val="00416302"/>
    <w:rsid w:val="00416721"/>
    <w:rsid w:val="0042240B"/>
    <w:rsid w:val="00422DC1"/>
    <w:rsid w:val="0042717A"/>
    <w:rsid w:val="00427C61"/>
    <w:rsid w:val="004416AA"/>
    <w:rsid w:val="00441EB5"/>
    <w:rsid w:val="004429BF"/>
    <w:rsid w:val="00442C1F"/>
    <w:rsid w:val="00446E80"/>
    <w:rsid w:val="00450D04"/>
    <w:rsid w:val="00451DC1"/>
    <w:rsid w:val="004533CD"/>
    <w:rsid w:val="00453859"/>
    <w:rsid w:val="0045685E"/>
    <w:rsid w:val="00463855"/>
    <w:rsid w:val="004727A3"/>
    <w:rsid w:val="00474AB5"/>
    <w:rsid w:val="00474ABF"/>
    <w:rsid w:val="004774F5"/>
    <w:rsid w:val="00484C12"/>
    <w:rsid w:val="0048673F"/>
    <w:rsid w:val="00486DE9"/>
    <w:rsid w:val="004A0F54"/>
    <w:rsid w:val="004A590C"/>
    <w:rsid w:val="004B058A"/>
    <w:rsid w:val="004B4BBC"/>
    <w:rsid w:val="004B59A8"/>
    <w:rsid w:val="004B773D"/>
    <w:rsid w:val="004C6260"/>
    <w:rsid w:val="004C6F76"/>
    <w:rsid w:val="004D0926"/>
    <w:rsid w:val="004D2D88"/>
    <w:rsid w:val="004D48E8"/>
    <w:rsid w:val="004D6492"/>
    <w:rsid w:val="004D7AF9"/>
    <w:rsid w:val="004E0FC6"/>
    <w:rsid w:val="004E29B3"/>
    <w:rsid w:val="004E536F"/>
    <w:rsid w:val="004E6A21"/>
    <w:rsid w:val="004E724D"/>
    <w:rsid w:val="004E7CA2"/>
    <w:rsid w:val="004F025F"/>
    <w:rsid w:val="004F0641"/>
    <w:rsid w:val="004F3310"/>
    <w:rsid w:val="004F723C"/>
    <w:rsid w:val="005014C2"/>
    <w:rsid w:val="00502B44"/>
    <w:rsid w:val="00502B7F"/>
    <w:rsid w:val="00507F35"/>
    <w:rsid w:val="00510BD0"/>
    <w:rsid w:val="00513CAB"/>
    <w:rsid w:val="00516837"/>
    <w:rsid w:val="005201BD"/>
    <w:rsid w:val="0052078D"/>
    <w:rsid w:val="00521733"/>
    <w:rsid w:val="0052606E"/>
    <w:rsid w:val="00534BCF"/>
    <w:rsid w:val="005411FF"/>
    <w:rsid w:val="00544AEA"/>
    <w:rsid w:val="005461D3"/>
    <w:rsid w:val="00546470"/>
    <w:rsid w:val="00555EB3"/>
    <w:rsid w:val="005573D9"/>
    <w:rsid w:val="00560270"/>
    <w:rsid w:val="00570C3C"/>
    <w:rsid w:val="00576897"/>
    <w:rsid w:val="00577174"/>
    <w:rsid w:val="00581743"/>
    <w:rsid w:val="00590097"/>
    <w:rsid w:val="00590D07"/>
    <w:rsid w:val="00592D84"/>
    <w:rsid w:val="005A29D3"/>
    <w:rsid w:val="005B7B3F"/>
    <w:rsid w:val="005B7FD6"/>
    <w:rsid w:val="005C2934"/>
    <w:rsid w:val="005D09E0"/>
    <w:rsid w:val="005D2806"/>
    <w:rsid w:val="005D2F41"/>
    <w:rsid w:val="005E10EE"/>
    <w:rsid w:val="005E23AF"/>
    <w:rsid w:val="005E5F52"/>
    <w:rsid w:val="0060389C"/>
    <w:rsid w:val="0061456B"/>
    <w:rsid w:val="0061536D"/>
    <w:rsid w:val="00617AD2"/>
    <w:rsid w:val="00617DE6"/>
    <w:rsid w:val="00621B30"/>
    <w:rsid w:val="00622A23"/>
    <w:rsid w:val="00625577"/>
    <w:rsid w:val="00626404"/>
    <w:rsid w:val="00632427"/>
    <w:rsid w:val="006436FE"/>
    <w:rsid w:val="00647B63"/>
    <w:rsid w:val="00652D5A"/>
    <w:rsid w:val="006666D7"/>
    <w:rsid w:val="006713FD"/>
    <w:rsid w:val="00672F36"/>
    <w:rsid w:val="0067335B"/>
    <w:rsid w:val="00673CA9"/>
    <w:rsid w:val="0067730B"/>
    <w:rsid w:val="0068156E"/>
    <w:rsid w:val="00687338"/>
    <w:rsid w:val="00695D22"/>
    <w:rsid w:val="00697177"/>
    <w:rsid w:val="006A6778"/>
    <w:rsid w:val="006B2638"/>
    <w:rsid w:val="006B7EC9"/>
    <w:rsid w:val="006C3D67"/>
    <w:rsid w:val="006C5F00"/>
    <w:rsid w:val="006C6141"/>
    <w:rsid w:val="006D012F"/>
    <w:rsid w:val="006E5C22"/>
    <w:rsid w:val="006F4B27"/>
    <w:rsid w:val="006F4B84"/>
    <w:rsid w:val="006F600D"/>
    <w:rsid w:val="00701431"/>
    <w:rsid w:val="007034D4"/>
    <w:rsid w:val="0070372E"/>
    <w:rsid w:val="007115E1"/>
    <w:rsid w:val="00711D93"/>
    <w:rsid w:val="0071486B"/>
    <w:rsid w:val="00714978"/>
    <w:rsid w:val="0072030F"/>
    <w:rsid w:val="007208C0"/>
    <w:rsid w:val="00722159"/>
    <w:rsid w:val="00722F79"/>
    <w:rsid w:val="007230DD"/>
    <w:rsid w:val="00723477"/>
    <w:rsid w:val="00725984"/>
    <w:rsid w:val="007301F7"/>
    <w:rsid w:val="0073118F"/>
    <w:rsid w:val="0073382D"/>
    <w:rsid w:val="0073625B"/>
    <w:rsid w:val="007418A6"/>
    <w:rsid w:val="00754A71"/>
    <w:rsid w:val="00756D35"/>
    <w:rsid w:val="0075702A"/>
    <w:rsid w:val="00762B3D"/>
    <w:rsid w:val="00763D6E"/>
    <w:rsid w:val="00764A93"/>
    <w:rsid w:val="00773641"/>
    <w:rsid w:val="00773EC0"/>
    <w:rsid w:val="0077407F"/>
    <w:rsid w:val="0078097B"/>
    <w:rsid w:val="00783087"/>
    <w:rsid w:val="00784D58"/>
    <w:rsid w:val="00786644"/>
    <w:rsid w:val="0079291C"/>
    <w:rsid w:val="007A1BC8"/>
    <w:rsid w:val="007A2A80"/>
    <w:rsid w:val="007A47AB"/>
    <w:rsid w:val="007A4A78"/>
    <w:rsid w:val="007A582B"/>
    <w:rsid w:val="007A5BB4"/>
    <w:rsid w:val="007A6685"/>
    <w:rsid w:val="007A69EE"/>
    <w:rsid w:val="007A7978"/>
    <w:rsid w:val="007B2519"/>
    <w:rsid w:val="007B4206"/>
    <w:rsid w:val="007B633D"/>
    <w:rsid w:val="007C11DF"/>
    <w:rsid w:val="007C4ECF"/>
    <w:rsid w:val="007D7035"/>
    <w:rsid w:val="007E7464"/>
    <w:rsid w:val="007F0B64"/>
    <w:rsid w:val="008106C2"/>
    <w:rsid w:val="008168F0"/>
    <w:rsid w:val="008178F9"/>
    <w:rsid w:val="008276BD"/>
    <w:rsid w:val="008345D6"/>
    <w:rsid w:val="008359A3"/>
    <w:rsid w:val="0083617D"/>
    <w:rsid w:val="00837F77"/>
    <w:rsid w:val="00842B8E"/>
    <w:rsid w:val="00842B97"/>
    <w:rsid w:val="008451E8"/>
    <w:rsid w:val="008458A2"/>
    <w:rsid w:val="008470B9"/>
    <w:rsid w:val="00855230"/>
    <w:rsid w:val="00856440"/>
    <w:rsid w:val="00864936"/>
    <w:rsid w:val="0086547B"/>
    <w:rsid w:val="00883557"/>
    <w:rsid w:val="008841D8"/>
    <w:rsid w:val="008869FC"/>
    <w:rsid w:val="00887371"/>
    <w:rsid w:val="008902CD"/>
    <w:rsid w:val="00892CDF"/>
    <w:rsid w:val="008953B4"/>
    <w:rsid w:val="00895502"/>
    <w:rsid w:val="008A087B"/>
    <w:rsid w:val="008A1831"/>
    <w:rsid w:val="008A3FED"/>
    <w:rsid w:val="008A7C51"/>
    <w:rsid w:val="008B3587"/>
    <w:rsid w:val="008B37A7"/>
    <w:rsid w:val="008B5566"/>
    <w:rsid w:val="008C0D4F"/>
    <w:rsid w:val="008C1671"/>
    <w:rsid w:val="008C2F7A"/>
    <w:rsid w:val="008C6388"/>
    <w:rsid w:val="008C7998"/>
    <w:rsid w:val="008D4812"/>
    <w:rsid w:val="008D4BED"/>
    <w:rsid w:val="008D6863"/>
    <w:rsid w:val="008D7F14"/>
    <w:rsid w:val="008E2E82"/>
    <w:rsid w:val="008E5A26"/>
    <w:rsid w:val="008E6205"/>
    <w:rsid w:val="008E6C79"/>
    <w:rsid w:val="008F186D"/>
    <w:rsid w:val="008F2BFD"/>
    <w:rsid w:val="008F4318"/>
    <w:rsid w:val="008F6215"/>
    <w:rsid w:val="008F6420"/>
    <w:rsid w:val="008F74B8"/>
    <w:rsid w:val="0090173B"/>
    <w:rsid w:val="00902ECA"/>
    <w:rsid w:val="00906632"/>
    <w:rsid w:val="00921E2D"/>
    <w:rsid w:val="00922AF2"/>
    <w:rsid w:val="009271A6"/>
    <w:rsid w:val="009336D7"/>
    <w:rsid w:val="00941EC0"/>
    <w:rsid w:val="00943A97"/>
    <w:rsid w:val="0094609B"/>
    <w:rsid w:val="00947C2D"/>
    <w:rsid w:val="00960E3F"/>
    <w:rsid w:val="00963257"/>
    <w:rsid w:val="009675DB"/>
    <w:rsid w:val="00971F26"/>
    <w:rsid w:val="0097395C"/>
    <w:rsid w:val="009767EC"/>
    <w:rsid w:val="009853D9"/>
    <w:rsid w:val="00995562"/>
    <w:rsid w:val="009A381D"/>
    <w:rsid w:val="009A631C"/>
    <w:rsid w:val="009B1607"/>
    <w:rsid w:val="009B2DC8"/>
    <w:rsid w:val="009C4817"/>
    <w:rsid w:val="009C62B4"/>
    <w:rsid w:val="009C6CF1"/>
    <w:rsid w:val="009C78B6"/>
    <w:rsid w:val="009D4705"/>
    <w:rsid w:val="009E02C2"/>
    <w:rsid w:val="009E0462"/>
    <w:rsid w:val="009E0FC5"/>
    <w:rsid w:val="009E4620"/>
    <w:rsid w:val="009E757C"/>
    <w:rsid w:val="009F037D"/>
    <w:rsid w:val="009F33C8"/>
    <w:rsid w:val="00A036CF"/>
    <w:rsid w:val="00A11F37"/>
    <w:rsid w:val="00A15987"/>
    <w:rsid w:val="00A21F59"/>
    <w:rsid w:val="00A25636"/>
    <w:rsid w:val="00A261BB"/>
    <w:rsid w:val="00A26514"/>
    <w:rsid w:val="00A266D1"/>
    <w:rsid w:val="00A269FB"/>
    <w:rsid w:val="00A311B7"/>
    <w:rsid w:val="00A35F87"/>
    <w:rsid w:val="00A4083D"/>
    <w:rsid w:val="00A44F06"/>
    <w:rsid w:val="00A537EC"/>
    <w:rsid w:val="00A542C7"/>
    <w:rsid w:val="00A55698"/>
    <w:rsid w:val="00A60ECC"/>
    <w:rsid w:val="00A62BCA"/>
    <w:rsid w:val="00A7454B"/>
    <w:rsid w:val="00A75CFF"/>
    <w:rsid w:val="00A8116F"/>
    <w:rsid w:val="00A81E14"/>
    <w:rsid w:val="00A922D9"/>
    <w:rsid w:val="00A932DA"/>
    <w:rsid w:val="00A961D2"/>
    <w:rsid w:val="00AA2AF0"/>
    <w:rsid w:val="00AA4D93"/>
    <w:rsid w:val="00AA6599"/>
    <w:rsid w:val="00AB29DD"/>
    <w:rsid w:val="00AB2C77"/>
    <w:rsid w:val="00AC02DE"/>
    <w:rsid w:val="00AC3A67"/>
    <w:rsid w:val="00AC5342"/>
    <w:rsid w:val="00AD12BB"/>
    <w:rsid w:val="00AD2028"/>
    <w:rsid w:val="00AD23A7"/>
    <w:rsid w:val="00AD23EC"/>
    <w:rsid w:val="00AD32AD"/>
    <w:rsid w:val="00AD628C"/>
    <w:rsid w:val="00AF1CAE"/>
    <w:rsid w:val="00AF3E3F"/>
    <w:rsid w:val="00AF7889"/>
    <w:rsid w:val="00AF7B2B"/>
    <w:rsid w:val="00B03B2F"/>
    <w:rsid w:val="00B0445A"/>
    <w:rsid w:val="00B110BF"/>
    <w:rsid w:val="00B11A5C"/>
    <w:rsid w:val="00B12045"/>
    <w:rsid w:val="00B16068"/>
    <w:rsid w:val="00B17A6D"/>
    <w:rsid w:val="00B24051"/>
    <w:rsid w:val="00B32111"/>
    <w:rsid w:val="00B32321"/>
    <w:rsid w:val="00B37C4F"/>
    <w:rsid w:val="00B518BB"/>
    <w:rsid w:val="00B52CB7"/>
    <w:rsid w:val="00B548D0"/>
    <w:rsid w:val="00B56968"/>
    <w:rsid w:val="00B56A32"/>
    <w:rsid w:val="00B61753"/>
    <w:rsid w:val="00B65927"/>
    <w:rsid w:val="00B72C08"/>
    <w:rsid w:val="00B81998"/>
    <w:rsid w:val="00B86B75"/>
    <w:rsid w:val="00B87E66"/>
    <w:rsid w:val="00B94128"/>
    <w:rsid w:val="00B96BDA"/>
    <w:rsid w:val="00BA0688"/>
    <w:rsid w:val="00BA4726"/>
    <w:rsid w:val="00BA4C8F"/>
    <w:rsid w:val="00BA511C"/>
    <w:rsid w:val="00BA6B35"/>
    <w:rsid w:val="00BB1E00"/>
    <w:rsid w:val="00BB2CB7"/>
    <w:rsid w:val="00BB409D"/>
    <w:rsid w:val="00BB68B9"/>
    <w:rsid w:val="00BC3EED"/>
    <w:rsid w:val="00BC463C"/>
    <w:rsid w:val="00BC48D5"/>
    <w:rsid w:val="00BC55D5"/>
    <w:rsid w:val="00BD200F"/>
    <w:rsid w:val="00BD44A6"/>
    <w:rsid w:val="00BD584A"/>
    <w:rsid w:val="00BD6441"/>
    <w:rsid w:val="00BE0B94"/>
    <w:rsid w:val="00BE2DEC"/>
    <w:rsid w:val="00BF2E49"/>
    <w:rsid w:val="00C00E57"/>
    <w:rsid w:val="00C03A11"/>
    <w:rsid w:val="00C04B6F"/>
    <w:rsid w:val="00C064FB"/>
    <w:rsid w:val="00C075DD"/>
    <w:rsid w:val="00C106D9"/>
    <w:rsid w:val="00C149E6"/>
    <w:rsid w:val="00C17AC0"/>
    <w:rsid w:val="00C32348"/>
    <w:rsid w:val="00C34E3D"/>
    <w:rsid w:val="00C36279"/>
    <w:rsid w:val="00C37347"/>
    <w:rsid w:val="00C43C9A"/>
    <w:rsid w:val="00C4597F"/>
    <w:rsid w:val="00C57201"/>
    <w:rsid w:val="00C6308D"/>
    <w:rsid w:val="00C648C3"/>
    <w:rsid w:val="00C66E39"/>
    <w:rsid w:val="00C70ABB"/>
    <w:rsid w:val="00C7111B"/>
    <w:rsid w:val="00C730EC"/>
    <w:rsid w:val="00C74CF6"/>
    <w:rsid w:val="00C81DFB"/>
    <w:rsid w:val="00C90E4D"/>
    <w:rsid w:val="00C97575"/>
    <w:rsid w:val="00CA1C87"/>
    <w:rsid w:val="00CA2202"/>
    <w:rsid w:val="00CB5FB5"/>
    <w:rsid w:val="00CB6DEF"/>
    <w:rsid w:val="00CC20D0"/>
    <w:rsid w:val="00CC2AB8"/>
    <w:rsid w:val="00CC3B73"/>
    <w:rsid w:val="00CC4A09"/>
    <w:rsid w:val="00CC6DB9"/>
    <w:rsid w:val="00CD1BFF"/>
    <w:rsid w:val="00CD684A"/>
    <w:rsid w:val="00CD6C8D"/>
    <w:rsid w:val="00CE467C"/>
    <w:rsid w:val="00CE5FBB"/>
    <w:rsid w:val="00CF1A4C"/>
    <w:rsid w:val="00CF68DD"/>
    <w:rsid w:val="00D03007"/>
    <w:rsid w:val="00D073CF"/>
    <w:rsid w:val="00D10C02"/>
    <w:rsid w:val="00D15C4D"/>
    <w:rsid w:val="00D15DEA"/>
    <w:rsid w:val="00D161BB"/>
    <w:rsid w:val="00D24D8C"/>
    <w:rsid w:val="00D26036"/>
    <w:rsid w:val="00D30BAE"/>
    <w:rsid w:val="00D350D6"/>
    <w:rsid w:val="00D37B46"/>
    <w:rsid w:val="00D466E4"/>
    <w:rsid w:val="00D4757A"/>
    <w:rsid w:val="00D533B0"/>
    <w:rsid w:val="00D5471F"/>
    <w:rsid w:val="00D56D41"/>
    <w:rsid w:val="00D674CF"/>
    <w:rsid w:val="00D80179"/>
    <w:rsid w:val="00D86412"/>
    <w:rsid w:val="00D9238E"/>
    <w:rsid w:val="00D9482D"/>
    <w:rsid w:val="00D95AB0"/>
    <w:rsid w:val="00DA118B"/>
    <w:rsid w:val="00DA62EB"/>
    <w:rsid w:val="00DA7BC3"/>
    <w:rsid w:val="00DB1C99"/>
    <w:rsid w:val="00DB221C"/>
    <w:rsid w:val="00DB40ED"/>
    <w:rsid w:val="00DB6DD1"/>
    <w:rsid w:val="00DD052F"/>
    <w:rsid w:val="00DE03CE"/>
    <w:rsid w:val="00DE5379"/>
    <w:rsid w:val="00DF10EB"/>
    <w:rsid w:val="00DF2D6F"/>
    <w:rsid w:val="00DF6598"/>
    <w:rsid w:val="00E10BB8"/>
    <w:rsid w:val="00E122C8"/>
    <w:rsid w:val="00E15DF9"/>
    <w:rsid w:val="00E161B2"/>
    <w:rsid w:val="00E16312"/>
    <w:rsid w:val="00E1665C"/>
    <w:rsid w:val="00E17BEA"/>
    <w:rsid w:val="00E2018F"/>
    <w:rsid w:val="00E2199F"/>
    <w:rsid w:val="00E24B86"/>
    <w:rsid w:val="00E31543"/>
    <w:rsid w:val="00E315A3"/>
    <w:rsid w:val="00E33829"/>
    <w:rsid w:val="00E33DED"/>
    <w:rsid w:val="00E36C35"/>
    <w:rsid w:val="00E40ED6"/>
    <w:rsid w:val="00E414D3"/>
    <w:rsid w:val="00E44872"/>
    <w:rsid w:val="00E44B10"/>
    <w:rsid w:val="00E45372"/>
    <w:rsid w:val="00E473D0"/>
    <w:rsid w:val="00E479E4"/>
    <w:rsid w:val="00E47E43"/>
    <w:rsid w:val="00E514E4"/>
    <w:rsid w:val="00E575DB"/>
    <w:rsid w:val="00E66F1F"/>
    <w:rsid w:val="00E70375"/>
    <w:rsid w:val="00E723E6"/>
    <w:rsid w:val="00E74BAB"/>
    <w:rsid w:val="00E8022A"/>
    <w:rsid w:val="00E81572"/>
    <w:rsid w:val="00E87082"/>
    <w:rsid w:val="00E95E84"/>
    <w:rsid w:val="00E970FA"/>
    <w:rsid w:val="00EA0290"/>
    <w:rsid w:val="00EA3E9B"/>
    <w:rsid w:val="00EA4580"/>
    <w:rsid w:val="00EA49AC"/>
    <w:rsid w:val="00EA6EB9"/>
    <w:rsid w:val="00EA7791"/>
    <w:rsid w:val="00EB2930"/>
    <w:rsid w:val="00EB47EC"/>
    <w:rsid w:val="00EC3088"/>
    <w:rsid w:val="00EC596A"/>
    <w:rsid w:val="00EC7F97"/>
    <w:rsid w:val="00ED3E9F"/>
    <w:rsid w:val="00ED62E6"/>
    <w:rsid w:val="00EF194B"/>
    <w:rsid w:val="00EF1C63"/>
    <w:rsid w:val="00EF5D01"/>
    <w:rsid w:val="00F013F3"/>
    <w:rsid w:val="00F01D55"/>
    <w:rsid w:val="00F071B0"/>
    <w:rsid w:val="00F0787D"/>
    <w:rsid w:val="00F13C53"/>
    <w:rsid w:val="00F2193C"/>
    <w:rsid w:val="00F24B15"/>
    <w:rsid w:val="00F25083"/>
    <w:rsid w:val="00F324D6"/>
    <w:rsid w:val="00F326BF"/>
    <w:rsid w:val="00F33619"/>
    <w:rsid w:val="00F3379B"/>
    <w:rsid w:val="00F354A3"/>
    <w:rsid w:val="00F41A05"/>
    <w:rsid w:val="00F65F38"/>
    <w:rsid w:val="00F74DB4"/>
    <w:rsid w:val="00F765CF"/>
    <w:rsid w:val="00F815FF"/>
    <w:rsid w:val="00F819CE"/>
    <w:rsid w:val="00F871FF"/>
    <w:rsid w:val="00F8761C"/>
    <w:rsid w:val="00F90C6A"/>
    <w:rsid w:val="00F91642"/>
    <w:rsid w:val="00F94712"/>
    <w:rsid w:val="00FA2052"/>
    <w:rsid w:val="00FB0E2D"/>
    <w:rsid w:val="00FC0497"/>
    <w:rsid w:val="00FC264C"/>
    <w:rsid w:val="00FC47A9"/>
    <w:rsid w:val="00FD075A"/>
    <w:rsid w:val="00FD33AF"/>
    <w:rsid w:val="00FD390F"/>
    <w:rsid w:val="00FD5F91"/>
    <w:rsid w:val="00FD6110"/>
    <w:rsid w:val="00FE1A48"/>
    <w:rsid w:val="00FE234C"/>
    <w:rsid w:val="00FE7D60"/>
    <w:rsid w:val="00FF0A0F"/>
    <w:rsid w:val="00FF7ED1"/>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2EDB6E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Body Text" w:qFormat="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numPr>
        <w:numId w:val="9"/>
      </w:numPr>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numPr>
        <w:ilvl w:val="1"/>
        <w:numId w:val="9"/>
      </w:numPr>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numPr>
        <w:ilvl w:val="2"/>
        <w:numId w:val="9"/>
      </w:numPr>
      <w:spacing w:before="200" w:after="0"/>
      <w:ind w:left="1418"/>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numPr>
        <w:ilvl w:val="3"/>
        <w:numId w:val="9"/>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numPr>
        <w:ilvl w:val="4"/>
        <w:numId w:val="9"/>
      </w:numPr>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numPr>
        <w:ilvl w:val="5"/>
        <w:numId w:val="9"/>
      </w:numPr>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numPr>
        <w:ilvl w:val="6"/>
        <w:numId w:val="9"/>
      </w:numPr>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numPr>
        <w:ilvl w:val="7"/>
        <w:numId w:val="9"/>
      </w:numPr>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numPr>
        <w:ilvl w:val="8"/>
        <w:numId w:val="9"/>
      </w:numPr>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uiPriority w:val="35"/>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numPr>
        <w:numId w:val="0"/>
      </w:num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AA2AF0"/>
    <w:pPr>
      <w:spacing w:before="120" w:after="0"/>
    </w:pPr>
    <w:rPr>
      <w:b/>
      <w:sz w:val="22"/>
      <w:szCs w:val="22"/>
    </w:rPr>
  </w:style>
  <w:style w:type="paragraph" w:styleId="TOC2">
    <w:name w:val="toc 2"/>
    <w:basedOn w:val="Normal"/>
    <w:next w:val="Normal"/>
    <w:autoRedefine/>
    <w:uiPriority w:val="39"/>
    <w:unhideWhenUsed/>
    <w:rsid w:val="00AA2AF0"/>
    <w:pPr>
      <w:spacing w:after="0"/>
      <w:ind w:left="240"/>
    </w:pPr>
    <w:rPr>
      <w:i/>
      <w:sz w:val="22"/>
      <w:szCs w:val="22"/>
    </w:rPr>
  </w:style>
  <w:style w:type="paragraph" w:styleId="TOC3">
    <w:name w:val="toc 3"/>
    <w:basedOn w:val="Normal"/>
    <w:next w:val="Normal"/>
    <w:autoRedefine/>
    <w:uiPriority w:val="39"/>
    <w:unhideWhenUsed/>
    <w:rsid w:val="00AA2AF0"/>
    <w:pPr>
      <w:spacing w:after="0"/>
      <w:ind w:left="480"/>
    </w:pPr>
    <w:rPr>
      <w:sz w:val="22"/>
      <w:szCs w:val="22"/>
    </w:rPr>
  </w:style>
  <w:style w:type="paragraph" w:styleId="EndnoteText">
    <w:name w:val="endnote text"/>
    <w:basedOn w:val="Normal"/>
    <w:link w:val="EndnoteTextChar"/>
    <w:unhideWhenUsed/>
    <w:rsid w:val="00560270"/>
    <w:pPr>
      <w:snapToGrid w:val="0"/>
    </w:pPr>
  </w:style>
  <w:style w:type="character" w:customStyle="1" w:styleId="EndnoteTextChar">
    <w:name w:val="Endnote Text Char"/>
    <w:basedOn w:val="DefaultParagraphFont"/>
    <w:link w:val="EndnoteText"/>
    <w:rsid w:val="00560270"/>
  </w:style>
  <w:style w:type="character" w:styleId="EndnoteReference">
    <w:name w:val="endnote reference"/>
    <w:basedOn w:val="DefaultParagraphFont"/>
    <w:unhideWhenUsed/>
    <w:rsid w:val="00560270"/>
    <w:rPr>
      <w:vertAlign w:val="superscript"/>
    </w:rPr>
  </w:style>
  <w:style w:type="character" w:styleId="PlaceholderText">
    <w:name w:val="Placeholder Text"/>
    <w:basedOn w:val="DefaultParagraphFont"/>
    <w:semiHidden/>
    <w:rsid w:val="00AB2C77"/>
    <w:rPr>
      <w:color w:val="808080"/>
    </w:rPr>
  </w:style>
  <w:style w:type="character" w:styleId="FollowedHyperlink">
    <w:name w:val="FollowedHyperlink"/>
    <w:basedOn w:val="DefaultParagraphFont"/>
    <w:semiHidden/>
    <w:unhideWhenUsed/>
    <w:rsid w:val="008D4BED"/>
    <w:rPr>
      <w:color w:val="800080" w:themeColor="followedHyperlink"/>
      <w:u w:val="single"/>
    </w:rPr>
  </w:style>
  <w:style w:type="paragraph" w:styleId="DocumentMap">
    <w:name w:val="Document Map"/>
    <w:basedOn w:val="Normal"/>
    <w:link w:val="DocumentMapChar"/>
    <w:semiHidden/>
    <w:unhideWhenUsed/>
    <w:rsid w:val="00C90E4D"/>
    <w:rPr>
      <w:rFonts w:ascii="Times New Roman" w:hAnsi="Times New Roman" w:cs="Times New Roman"/>
    </w:rPr>
  </w:style>
  <w:style w:type="character" w:customStyle="1" w:styleId="DocumentMapChar">
    <w:name w:val="Document Map Char"/>
    <w:basedOn w:val="DefaultParagraphFont"/>
    <w:link w:val="DocumentMap"/>
    <w:semiHidden/>
    <w:rsid w:val="00C90E4D"/>
    <w:rPr>
      <w:rFonts w:ascii="Times New Roman" w:hAnsi="Times New Roman" w:cs="Times New Roman"/>
    </w:rPr>
  </w:style>
  <w:style w:type="paragraph" w:styleId="Footer">
    <w:name w:val="footer"/>
    <w:basedOn w:val="Normal"/>
    <w:link w:val="FooterChar"/>
    <w:unhideWhenUsed/>
    <w:rsid w:val="004533CD"/>
    <w:pPr>
      <w:tabs>
        <w:tab w:val="center" w:pos="4153"/>
        <w:tab w:val="right" w:pos="8306"/>
      </w:tabs>
      <w:snapToGrid w:val="0"/>
    </w:pPr>
    <w:rPr>
      <w:sz w:val="20"/>
      <w:szCs w:val="20"/>
    </w:rPr>
  </w:style>
  <w:style w:type="character" w:customStyle="1" w:styleId="FooterChar">
    <w:name w:val="Footer Char"/>
    <w:basedOn w:val="DefaultParagraphFont"/>
    <w:link w:val="Footer"/>
    <w:rsid w:val="004533CD"/>
    <w:rPr>
      <w:sz w:val="20"/>
      <w:szCs w:val="20"/>
    </w:rPr>
  </w:style>
  <w:style w:type="character" w:styleId="PageNumber">
    <w:name w:val="page number"/>
    <w:basedOn w:val="DefaultParagraphFont"/>
    <w:semiHidden/>
    <w:unhideWhenUsed/>
    <w:rsid w:val="004533CD"/>
  </w:style>
  <w:style w:type="paragraph" w:styleId="TOC4">
    <w:name w:val="toc 4"/>
    <w:basedOn w:val="Normal"/>
    <w:next w:val="Normal"/>
    <w:autoRedefine/>
    <w:semiHidden/>
    <w:unhideWhenUsed/>
    <w:rsid w:val="008E6C79"/>
    <w:pPr>
      <w:spacing w:after="0"/>
      <w:ind w:left="720"/>
    </w:pPr>
    <w:rPr>
      <w:sz w:val="20"/>
      <w:szCs w:val="20"/>
    </w:rPr>
  </w:style>
  <w:style w:type="paragraph" w:styleId="TOC5">
    <w:name w:val="toc 5"/>
    <w:basedOn w:val="Normal"/>
    <w:next w:val="Normal"/>
    <w:autoRedefine/>
    <w:semiHidden/>
    <w:unhideWhenUsed/>
    <w:rsid w:val="008E6C79"/>
    <w:pPr>
      <w:spacing w:after="0"/>
      <w:ind w:left="960"/>
    </w:pPr>
    <w:rPr>
      <w:sz w:val="20"/>
      <w:szCs w:val="20"/>
    </w:rPr>
  </w:style>
  <w:style w:type="paragraph" w:styleId="TOC6">
    <w:name w:val="toc 6"/>
    <w:basedOn w:val="Normal"/>
    <w:next w:val="Normal"/>
    <w:autoRedefine/>
    <w:semiHidden/>
    <w:unhideWhenUsed/>
    <w:rsid w:val="008E6C79"/>
    <w:pPr>
      <w:spacing w:after="0"/>
      <w:ind w:left="1200"/>
    </w:pPr>
    <w:rPr>
      <w:sz w:val="20"/>
      <w:szCs w:val="20"/>
    </w:rPr>
  </w:style>
  <w:style w:type="paragraph" w:styleId="TOC7">
    <w:name w:val="toc 7"/>
    <w:basedOn w:val="Normal"/>
    <w:next w:val="Normal"/>
    <w:autoRedefine/>
    <w:semiHidden/>
    <w:unhideWhenUsed/>
    <w:rsid w:val="008E6C79"/>
    <w:pPr>
      <w:spacing w:after="0"/>
      <w:ind w:left="1440"/>
    </w:pPr>
    <w:rPr>
      <w:sz w:val="20"/>
      <w:szCs w:val="20"/>
    </w:rPr>
  </w:style>
  <w:style w:type="paragraph" w:styleId="TOC8">
    <w:name w:val="toc 8"/>
    <w:basedOn w:val="Normal"/>
    <w:next w:val="Normal"/>
    <w:autoRedefine/>
    <w:semiHidden/>
    <w:unhideWhenUsed/>
    <w:rsid w:val="008E6C79"/>
    <w:pPr>
      <w:spacing w:after="0"/>
      <w:ind w:left="1680"/>
    </w:pPr>
    <w:rPr>
      <w:sz w:val="20"/>
      <w:szCs w:val="20"/>
    </w:rPr>
  </w:style>
  <w:style w:type="paragraph" w:styleId="TOC9">
    <w:name w:val="toc 9"/>
    <w:basedOn w:val="Normal"/>
    <w:next w:val="Normal"/>
    <w:autoRedefine/>
    <w:semiHidden/>
    <w:unhideWhenUsed/>
    <w:rsid w:val="008E6C79"/>
    <w:pPr>
      <w:spacing w:after="0"/>
      <w:ind w:left="1920"/>
    </w:pPr>
    <w:rPr>
      <w:sz w:val="20"/>
      <w:szCs w:val="20"/>
    </w:rPr>
  </w:style>
  <w:style w:type="paragraph" w:styleId="Header">
    <w:name w:val="header"/>
    <w:basedOn w:val="Normal"/>
    <w:link w:val="HeaderChar"/>
    <w:unhideWhenUsed/>
    <w:rsid w:val="00416302"/>
    <w:pPr>
      <w:tabs>
        <w:tab w:val="center" w:pos="4153"/>
        <w:tab w:val="right" w:pos="8306"/>
      </w:tabs>
      <w:snapToGrid w:val="0"/>
    </w:pPr>
    <w:rPr>
      <w:sz w:val="20"/>
      <w:szCs w:val="20"/>
    </w:rPr>
  </w:style>
  <w:style w:type="character" w:customStyle="1" w:styleId="HeaderChar">
    <w:name w:val="Header Char"/>
    <w:basedOn w:val="DefaultParagraphFont"/>
    <w:link w:val="Header"/>
    <w:rsid w:val="00416302"/>
    <w:rPr>
      <w:sz w:val="20"/>
      <w:szCs w:val="20"/>
    </w:rPr>
  </w:style>
  <w:style w:type="paragraph" w:styleId="TableofFigures">
    <w:name w:val="table of figures"/>
    <w:basedOn w:val="Normal"/>
    <w:next w:val="Normal"/>
    <w:uiPriority w:val="99"/>
    <w:unhideWhenUsed/>
    <w:rsid w:val="002E33C1"/>
    <w:pPr>
      <w:spacing w:after="0"/>
    </w:pPr>
    <w:rPr>
      <w:i/>
      <w:sz w:val="20"/>
      <w:szCs w:val="20"/>
    </w:rPr>
  </w:style>
  <w:style w:type="character" w:styleId="Emphasis">
    <w:name w:val="Emphasis"/>
    <w:basedOn w:val="DefaultParagraphFont"/>
    <w:uiPriority w:val="20"/>
    <w:qFormat/>
    <w:rsid w:val="0071486B"/>
    <w:rPr>
      <w:i/>
      <w:iCs/>
    </w:rPr>
  </w:style>
  <w:style w:type="table" w:styleId="TableGrid">
    <w:name w:val="Table Grid"/>
    <w:basedOn w:val="TableNormal"/>
    <w:uiPriority w:val="39"/>
    <w:rsid w:val="00A44F06"/>
    <w:pPr>
      <w:spacing w:after="0"/>
    </w:pPr>
    <w:rPr>
      <w:kern w:val="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
    <w:name w:val="表格格線1"/>
    <w:basedOn w:val="TableNormal"/>
    <w:next w:val="TableGrid"/>
    <w:uiPriority w:val="39"/>
    <w:rsid w:val="009767EC"/>
    <w:pPr>
      <w:spacing w:after="0"/>
    </w:pPr>
    <w:rPr>
      <w:kern w:val="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1D2B29"/>
    <w:pPr>
      <w:spacing w:after="0"/>
    </w:pPr>
    <w:rPr>
      <w:rFonts w:ascii="PMingLiU" w:eastAsia="PMingLiU"/>
      <w:sz w:val="18"/>
      <w:szCs w:val="18"/>
    </w:rPr>
  </w:style>
  <w:style w:type="character" w:customStyle="1" w:styleId="BalloonTextChar">
    <w:name w:val="Balloon Text Char"/>
    <w:basedOn w:val="DefaultParagraphFont"/>
    <w:link w:val="BalloonText"/>
    <w:semiHidden/>
    <w:rsid w:val="001D2B29"/>
    <w:rPr>
      <w:rFonts w:ascii="PMingLiU" w:eastAsia="PMingLiU"/>
      <w:sz w:val="18"/>
      <w:szCs w:val="18"/>
    </w:rPr>
  </w:style>
  <w:style w:type="character" w:styleId="CommentReference">
    <w:name w:val="annotation reference"/>
    <w:basedOn w:val="DefaultParagraphFont"/>
    <w:semiHidden/>
    <w:unhideWhenUsed/>
    <w:rsid w:val="001D2B29"/>
    <w:rPr>
      <w:sz w:val="18"/>
      <w:szCs w:val="18"/>
    </w:rPr>
  </w:style>
  <w:style w:type="paragraph" w:styleId="CommentText">
    <w:name w:val="annotation text"/>
    <w:basedOn w:val="Normal"/>
    <w:link w:val="CommentTextChar"/>
    <w:semiHidden/>
    <w:unhideWhenUsed/>
    <w:rsid w:val="001D2B29"/>
  </w:style>
  <w:style w:type="character" w:customStyle="1" w:styleId="CommentTextChar">
    <w:name w:val="Comment Text Char"/>
    <w:basedOn w:val="DefaultParagraphFont"/>
    <w:link w:val="CommentText"/>
    <w:semiHidden/>
    <w:rsid w:val="001D2B29"/>
  </w:style>
  <w:style w:type="paragraph" w:styleId="CommentSubject">
    <w:name w:val="annotation subject"/>
    <w:basedOn w:val="CommentText"/>
    <w:next w:val="CommentText"/>
    <w:link w:val="CommentSubjectChar"/>
    <w:semiHidden/>
    <w:unhideWhenUsed/>
    <w:rsid w:val="001D2B29"/>
    <w:rPr>
      <w:b/>
      <w:bCs/>
    </w:rPr>
  </w:style>
  <w:style w:type="character" w:customStyle="1" w:styleId="CommentSubjectChar">
    <w:name w:val="Comment Subject Char"/>
    <w:basedOn w:val="CommentTextChar"/>
    <w:link w:val="CommentSubject"/>
    <w:semiHidden/>
    <w:rsid w:val="001D2B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5246811">
      <w:bodyDiv w:val="1"/>
      <w:marLeft w:val="0"/>
      <w:marRight w:val="0"/>
      <w:marTop w:val="0"/>
      <w:marBottom w:val="0"/>
      <w:divBdr>
        <w:top w:val="none" w:sz="0" w:space="0" w:color="auto"/>
        <w:left w:val="none" w:sz="0" w:space="0" w:color="auto"/>
        <w:bottom w:val="none" w:sz="0" w:space="0" w:color="auto"/>
        <w:right w:val="none" w:sz="0" w:space="0" w:color="auto"/>
      </w:divBdr>
    </w:div>
    <w:div w:id="424151578">
      <w:bodyDiv w:val="1"/>
      <w:marLeft w:val="0"/>
      <w:marRight w:val="0"/>
      <w:marTop w:val="0"/>
      <w:marBottom w:val="0"/>
      <w:divBdr>
        <w:top w:val="none" w:sz="0" w:space="0" w:color="auto"/>
        <w:left w:val="none" w:sz="0" w:space="0" w:color="auto"/>
        <w:bottom w:val="none" w:sz="0" w:space="0" w:color="auto"/>
        <w:right w:val="none" w:sz="0" w:space="0" w:color="auto"/>
      </w:divBdr>
    </w:div>
    <w:div w:id="589701712">
      <w:bodyDiv w:val="1"/>
      <w:marLeft w:val="0"/>
      <w:marRight w:val="0"/>
      <w:marTop w:val="0"/>
      <w:marBottom w:val="0"/>
      <w:divBdr>
        <w:top w:val="none" w:sz="0" w:space="0" w:color="auto"/>
        <w:left w:val="none" w:sz="0" w:space="0" w:color="auto"/>
        <w:bottom w:val="none" w:sz="0" w:space="0" w:color="auto"/>
        <w:right w:val="none" w:sz="0" w:space="0" w:color="auto"/>
      </w:divBdr>
    </w:div>
    <w:div w:id="882835943">
      <w:bodyDiv w:val="1"/>
      <w:marLeft w:val="0"/>
      <w:marRight w:val="0"/>
      <w:marTop w:val="0"/>
      <w:marBottom w:val="0"/>
      <w:divBdr>
        <w:top w:val="none" w:sz="0" w:space="0" w:color="auto"/>
        <w:left w:val="none" w:sz="0" w:space="0" w:color="auto"/>
        <w:bottom w:val="none" w:sz="0" w:space="0" w:color="auto"/>
        <w:right w:val="none" w:sz="0" w:space="0" w:color="auto"/>
      </w:divBdr>
    </w:div>
    <w:div w:id="1217736579">
      <w:bodyDiv w:val="1"/>
      <w:marLeft w:val="0"/>
      <w:marRight w:val="0"/>
      <w:marTop w:val="0"/>
      <w:marBottom w:val="0"/>
      <w:divBdr>
        <w:top w:val="none" w:sz="0" w:space="0" w:color="auto"/>
        <w:left w:val="none" w:sz="0" w:space="0" w:color="auto"/>
        <w:bottom w:val="none" w:sz="0" w:space="0" w:color="auto"/>
        <w:right w:val="none" w:sz="0" w:space="0" w:color="auto"/>
      </w:divBdr>
    </w:div>
    <w:div w:id="1275016787">
      <w:bodyDiv w:val="1"/>
      <w:marLeft w:val="0"/>
      <w:marRight w:val="0"/>
      <w:marTop w:val="0"/>
      <w:marBottom w:val="0"/>
      <w:divBdr>
        <w:top w:val="none" w:sz="0" w:space="0" w:color="auto"/>
        <w:left w:val="none" w:sz="0" w:space="0" w:color="auto"/>
        <w:bottom w:val="none" w:sz="0" w:space="0" w:color="auto"/>
        <w:right w:val="none" w:sz="0" w:space="0" w:color="auto"/>
      </w:divBdr>
    </w:div>
    <w:div w:id="168015963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emf"/><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image" Target="media/image13.png"/><Relationship Id="rId36"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_rels/header2.xml.rels><?xml version="1.0" encoding="UTF-8" standalone="yes"?>
<Relationships xmlns="http://schemas.openxmlformats.org/package/2006/relationships"><Relationship Id="rId1" Type="http://schemas.openxmlformats.org/officeDocument/2006/relationships/image" Target="media/image1.gif"/></Relationships>
</file>

<file path=word/_rels/header3.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0BD54360-3B05-4D41-B5AD-AEC310A28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38</Pages>
  <Words>3384</Words>
  <Characters>19294</Characters>
  <Application>Microsoft Office Word</Application>
  <DocSecurity>0</DocSecurity>
  <Lines>160</Lines>
  <Paragraphs>45</Paragraphs>
  <ScaleCrop>false</ScaleCrop>
  <HeadingPairs>
    <vt:vector size="4" baseType="variant">
      <vt:variant>
        <vt:lpstr>Title</vt:lpstr>
      </vt:variant>
      <vt:variant>
        <vt:i4>1</vt:i4>
      </vt:variant>
      <vt:variant>
        <vt:lpstr>標題</vt:lpstr>
      </vt:variant>
      <vt:variant>
        <vt:i4>1</vt:i4>
      </vt:variant>
    </vt:vector>
  </HeadingPairs>
  <TitlesOfParts>
    <vt:vector size="2" baseType="lpstr">
      <vt:lpstr>二一預測模型建構－以國立臺北大學日間部學士班為例</vt:lpstr>
      <vt:lpstr>二一預測模型建構－以國立臺北大學日間部學士班為例</vt:lpstr>
    </vt:vector>
  </TitlesOfParts>
  <Company/>
  <LinksUpToDate>false</LinksUpToDate>
  <CharactersWithSpaces>22633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二一預測模型建構－以國立臺北大學日間部學士班為例</dc:title>
  <dc:creator>Microsoft Office 使用者</dc:creator>
  <cp:keywords/>
  <cp:lastModifiedBy>Martin Lin</cp:lastModifiedBy>
  <cp:revision>7</cp:revision>
  <cp:lastPrinted>2019-07-18T12:44:00Z</cp:lastPrinted>
  <dcterms:created xsi:type="dcterms:W3CDTF">2019-07-18T12:44:00Z</dcterms:created>
  <dcterms:modified xsi:type="dcterms:W3CDTF">2019-07-24T20:56:00Z</dcterms:modified>
</cp:coreProperties>
</file>